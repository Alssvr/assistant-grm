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12"/>
        <w:tblpPr w:leftFromText="180" w:rightFromText="180" w:vertAnchor="page" w:horzAnchor="margin" w:tblpY="2073"/>
        <w:tblW w:w="50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65"/>
        <w:gridCol w:w="262"/>
        <w:gridCol w:w="5230"/>
      </w:tblGrid>
      <w:tr w:rsidR="00AD11F6" w:rsidRPr="00F1232F" w14:paraId="7A4C7FB2" w14:textId="77777777" w:rsidTr="00BD05AC">
        <w:trPr>
          <w:trHeight w:val="416"/>
        </w:trPr>
        <w:tc>
          <w:tcPr>
            <w:tcW w:w="2423" w:type="pct"/>
          </w:tcPr>
          <w:p w14:paraId="1CDBE2F3" w14:textId="20C81E8D" w:rsidR="00AD11F6" w:rsidRPr="00F1232F" w:rsidRDefault="00AD11F6" w:rsidP="00264B2A">
            <w:pPr>
              <w:pStyle w:val="-1"/>
              <w:jc w:val="left"/>
              <w:rPr>
                <w:lang w:eastAsia="en-US"/>
              </w:rPr>
            </w:pPr>
            <w:bookmarkStart w:id="0" w:name="_Hlk80723611"/>
            <w:r w:rsidRPr="00F1232F">
              <w:rPr>
                <w:lang w:eastAsia="en-US"/>
              </w:rPr>
              <w:t>СОГЛАСОВАНО</w:t>
            </w:r>
          </w:p>
        </w:tc>
        <w:tc>
          <w:tcPr>
            <w:tcW w:w="123" w:type="pct"/>
          </w:tcPr>
          <w:p w14:paraId="3A9E4B76" w14:textId="77777777" w:rsidR="00AD11F6" w:rsidRPr="00F1232F" w:rsidRDefault="00AD11F6" w:rsidP="003130A9">
            <w:pPr>
              <w:spacing w:line="276" w:lineRule="auto"/>
              <w:ind w:firstLine="567"/>
              <w:jc w:val="center"/>
              <w:rPr>
                <w:rFonts w:cs="Arial"/>
                <w:szCs w:val="22"/>
                <w:lang w:eastAsia="en-US"/>
              </w:rPr>
            </w:pPr>
          </w:p>
        </w:tc>
        <w:tc>
          <w:tcPr>
            <w:tcW w:w="2454" w:type="pct"/>
          </w:tcPr>
          <w:p w14:paraId="538D99A7" w14:textId="21D1603A" w:rsidR="00AD11F6" w:rsidRPr="00F1232F" w:rsidRDefault="00AD11F6" w:rsidP="003130A9">
            <w:pPr>
              <w:spacing w:line="276" w:lineRule="auto"/>
              <w:jc w:val="right"/>
              <w:rPr>
                <w:rFonts w:cs="Arial"/>
                <w:b/>
                <w:szCs w:val="22"/>
                <w:lang w:eastAsia="en-US"/>
              </w:rPr>
            </w:pPr>
            <w:r w:rsidRPr="00F1232F">
              <w:rPr>
                <w:rFonts w:cs="Arial"/>
                <w:b/>
                <w:szCs w:val="22"/>
                <w:lang w:eastAsia="en-US"/>
              </w:rPr>
              <w:t>УТВЕРЖДЕНО</w:t>
            </w:r>
          </w:p>
        </w:tc>
      </w:tr>
      <w:tr w:rsidR="009B43F9" w:rsidRPr="00F1232F" w14:paraId="19B8620A" w14:textId="77777777" w:rsidTr="00BD05AC">
        <w:trPr>
          <w:trHeight w:val="442"/>
        </w:trPr>
        <w:tc>
          <w:tcPr>
            <w:tcW w:w="2423" w:type="pct"/>
            <w:vAlign w:val="bottom"/>
          </w:tcPr>
          <w:p w14:paraId="63CBBC4F" w14:textId="280840D4" w:rsidR="009B43F9" w:rsidRPr="00F1232F" w:rsidRDefault="009B43F9" w:rsidP="003130A9">
            <w:pPr>
              <w:spacing w:line="276" w:lineRule="auto"/>
              <w:rPr>
                <w:rFonts w:cs="Arial"/>
                <w:szCs w:val="22"/>
                <w:lang w:val="ru-RU" w:eastAsia="en-US"/>
              </w:rPr>
            </w:pPr>
            <w:r w:rsidRPr="00F1232F">
              <w:rPr>
                <w:rFonts w:cs="Arial"/>
                <w:szCs w:val="22"/>
                <w:lang w:val="ru-RU" w:eastAsia="en-US"/>
              </w:rPr>
              <w:t>Генеральный директор</w:t>
            </w:r>
          </w:p>
          <w:p w14:paraId="1A040B3A" w14:textId="5D72ACEC" w:rsidR="009B43F9" w:rsidRPr="00F1232F" w:rsidRDefault="009B43F9" w:rsidP="003130A9">
            <w:pPr>
              <w:spacing w:line="276" w:lineRule="auto"/>
              <w:rPr>
                <w:rFonts w:cs="Arial"/>
                <w:szCs w:val="22"/>
                <w:lang w:val="ru-RU" w:eastAsia="en-US"/>
              </w:rPr>
            </w:pPr>
            <w:r w:rsidRPr="00F1232F">
              <w:rPr>
                <w:rFonts w:cs="Arial"/>
                <w:szCs w:val="22"/>
                <w:lang w:val="ru-RU" w:eastAsia="en-US"/>
              </w:rPr>
              <w:t>ООО «Градум»</w:t>
            </w:r>
          </w:p>
        </w:tc>
        <w:tc>
          <w:tcPr>
            <w:tcW w:w="123" w:type="pct"/>
            <w:vAlign w:val="bottom"/>
          </w:tcPr>
          <w:p w14:paraId="282F7275" w14:textId="77777777" w:rsidR="009B43F9" w:rsidRPr="00F1232F" w:rsidRDefault="009B43F9" w:rsidP="003130A9">
            <w:pPr>
              <w:tabs>
                <w:tab w:val="left" w:pos="312"/>
              </w:tabs>
              <w:spacing w:line="276" w:lineRule="auto"/>
              <w:ind w:firstLine="567"/>
              <w:jc w:val="center"/>
              <w:rPr>
                <w:rFonts w:cs="Arial"/>
                <w:szCs w:val="22"/>
                <w:lang w:eastAsia="en-US"/>
              </w:rPr>
            </w:pPr>
          </w:p>
        </w:tc>
        <w:tc>
          <w:tcPr>
            <w:tcW w:w="2454" w:type="pct"/>
            <w:vAlign w:val="center"/>
          </w:tcPr>
          <w:p w14:paraId="3F46C9CC" w14:textId="4483425E" w:rsidR="009B43F9" w:rsidRPr="00F1232F" w:rsidRDefault="00DC6FF8" w:rsidP="003130A9">
            <w:pPr>
              <w:spacing w:line="276" w:lineRule="auto"/>
              <w:ind w:firstLine="567"/>
              <w:jc w:val="right"/>
              <w:rPr>
                <w:rFonts w:cs="Arial"/>
                <w:szCs w:val="22"/>
                <w:lang w:val="ru-RU" w:eastAsia="en-US"/>
              </w:rPr>
            </w:pPr>
            <w:r w:rsidRPr="00F1232F">
              <w:rPr>
                <w:rFonts w:cs="Arial"/>
                <w:szCs w:val="22"/>
                <w:lang w:val="ru-RU" w:eastAsia="en-US"/>
              </w:rPr>
              <w:t>____________________________________</w:t>
            </w:r>
          </w:p>
        </w:tc>
      </w:tr>
      <w:tr w:rsidR="009B43F9" w:rsidRPr="00F1232F" w14:paraId="50BDD775" w14:textId="77777777" w:rsidTr="00BD05AC">
        <w:trPr>
          <w:trHeight w:val="268"/>
        </w:trPr>
        <w:tc>
          <w:tcPr>
            <w:tcW w:w="2423" w:type="pct"/>
            <w:vAlign w:val="bottom"/>
          </w:tcPr>
          <w:p w14:paraId="5195E5AF" w14:textId="77777777" w:rsidR="009B43F9" w:rsidRPr="00F1232F" w:rsidRDefault="009B43F9" w:rsidP="003130A9">
            <w:pPr>
              <w:spacing w:line="276" w:lineRule="auto"/>
              <w:rPr>
                <w:rFonts w:cs="Arial"/>
                <w:szCs w:val="22"/>
                <w:lang w:val="ru-RU" w:eastAsia="en-US"/>
              </w:rPr>
            </w:pPr>
          </w:p>
          <w:p w14:paraId="7E99526C" w14:textId="380A4965" w:rsidR="009B43F9" w:rsidRPr="00F1232F" w:rsidRDefault="009B43F9" w:rsidP="003130A9">
            <w:pPr>
              <w:spacing w:line="276" w:lineRule="auto"/>
              <w:rPr>
                <w:rFonts w:cs="Arial"/>
                <w:szCs w:val="22"/>
                <w:lang w:val="ru-RU" w:eastAsia="en-US"/>
              </w:rPr>
            </w:pPr>
            <w:r w:rsidRPr="00A13EF0">
              <w:rPr>
                <w:rFonts w:cs="Arial"/>
                <w:szCs w:val="22"/>
                <w:lang w:val="ru-RU" w:eastAsia="en-US"/>
              </w:rPr>
              <w:t>_____________</w:t>
            </w:r>
            <w:r w:rsidRPr="00F1232F">
              <w:rPr>
                <w:rFonts w:cs="Arial"/>
                <w:szCs w:val="22"/>
                <w:lang w:val="ru-RU" w:eastAsia="en-US"/>
              </w:rPr>
              <w:t>____</w:t>
            </w:r>
            <w:r w:rsidRPr="00A13EF0">
              <w:rPr>
                <w:rFonts w:cs="Arial"/>
                <w:szCs w:val="22"/>
                <w:lang w:val="ru-RU" w:eastAsia="en-US"/>
              </w:rPr>
              <w:t xml:space="preserve"> / </w:t>
            </w:r>
            <w:r w:rsidR="00A13EF0" w:rsidRPr="00A13EF0">
              <w:rPr>
                <w:lang w:val="ru-RU"/>
              </w:rPr>
              <w:t>Демченко Н. А.</w:t>
            </w:r>
          </w:p>
        </w:tc>
        <w:tc>
          <w:tcPr>
            <w:tcW w:w="123" w:type="pct"/>
            <w:vAlign w:val="bottom"/>
          </w:tcPr>
          <w:p w14:paraId="5AFBEFFF" w14:textId="77777777" w:rsidR="009B43F9" w:rsidRPr="00A13EF0" w:rsidRDefault="009B43F9" w:rsidP="003130A9">
            <w:pPr>
              <w:spacing w:line="276" w:lineRule="auto"/>
              <w:ind w:firstLine="567"/>
              <w:rPr>
                <w:rFonts w:cs="Arial"/>
                <w:szCs w:val="22"/>
                <w:lang w:val="ru-RU" w:eastAsia="en-US"/>
              </w:rPr>
            </w:pPr>
          </w:p>
        </w:tc>
        <w:tc>
          <w:tcPr>
            <w:tcW w:w="2454" w:type="pct"/>
            <w:vAlign w:val="bottom"/>
          </w:tcPr>
          <w:p w14:paraId="19D903D9" w14:textId="77777777" w:rsidR="009B43F9" w:rsidRPr="00F1232F" w:rsidRDefault="009B43F9" w:rsidP="003130A9">
            <w:pPr>
              <w:spacing w:line="276" w:lineRule="auto"/>
              <w:rPr>
                <w:rFonts w:cs="Arial"/>
                <w:szCs w:val="22"/>
                <w:lang w:val="ru-RU" w:eastAsia="en-US"/>
              </w:rPr>
            </w:pPr>
          </w:p>
          <w:p w14:paraId="0E32DFBC" w14:textId="7A95D65A" w:rsidR="009B43F9" w:rsidRPr="00F1232F" w:rsidRDefault="009B43F9" w:rsidP="00DC6FF8">
            <w:pPr>
              <w:spacing w:line="276" w:lineRule="auto"/>
              <w:ind w:firstLine="567"/>
              <w:jc w:val="right"/>
              <w:rPr>
                <w:rFonts w:cs="Arial"/>
                <w:szCs w:val="22"/>
                <w:lang w:val="ru-RU" w:eastAsia="en-US"/>
              </w:rPr>
            </w:pPr>
            <w:r w:rsidRPr="00F1232F">
              <w:rPr>
                <w:rFonts w:cs="Arial"/>
                <w:szCs w:val="22"/>
                <w:lang w:val="ru-RU" w:eastAsia="en-US"/>
              </w:rPr>
              <w:t>____</w:t>
            </w:r>
            <w:r w:rsidR="00DC6FF8" w:rsidRPr="00F1232F">
              <w:rPr>
                <w:rFonts w:cs="Arial"/>
                <w:szCs w:val="22"/>
                <w:lang w:val="ru-RU" w:eastAsia="en-US"/>
              </w:rPr>
              <w:t>_</w:t>
            </w:r>
            <w:r w:rsidRPr="00F1232F">
              <w:rPr>
                <w:rFonts w:cs="Arial"/>
                <w:szCs w:val="22"/>
                <w:lang w:val="ru-RU" w:eastAsia="en-US"/>
              </w:rPr>
              <w:t xml:space="preserve">_____________ / </w:t>
            </w:r>
            <w:r w:rsidRPr="00F1232F">
              <w:rPr>
                <w:lang w:val="ru-RU"/>
              </w:rPr>
              <w:t xml:space="preserve"> </w:t>
            </w:r>
            <w:r w:rsidR="00DC6FF8" w:rsidRPr="00F1232F">
              <w:rPr>
                <w:rStyle w:val="-0"/>
              </w:rPr>
              <w:t>_______________</w:t>
            </w:r>
          </w:p>
        </w:tc>
      </w:tr>
      <w:tr w:rsidR="009B43F9" w:rsidRPr="00F1232F" w14:paraId="547913B4" w14:textId="77777777" w:rsidTr="00BD05AC">
        <w:trPr>
          <w:trHeight w:val="74"/>
        </w:trPr>
        <w:tc>
          <w:tcPr>
            <w:tcW w:w="2423" w:type="pct"/>
          </w:tcPr>
          <w:p w14:paraId="1DFF8B22" w14:textId="77777777" w:rsidR="009B43F9" w:rsidRPr="00F1232F" w:rsidRDefault="009B43F9" w:rsidP="003130A9">
            <w:pPr>
              <w:spacing w:line="276" w:lineRule="auto"/>
              <w:rPr>
                <w:rFonts w:cs="Arial"/>
                <w:szCs w:val="22"/>
                <w:lang w:val="ru-RU" w:eastAsia="en-US"/>
              </w:rPr>
            </w:pPr>
          </w:p>
        </w:tc>
        <w:tc>
          <w:tcPr>
            <w:tcW w:w="123" w:type="pct"/>
          </w:tcPr>
          <w:p w14:paraId="6F8952D8" w14:textId="77777777" w:rsidR="009B43F9" w:rsidRPr="00F1232F" w:rsidRDefault="009B43F9" w:rsidP="003130A9">
            <w:pPr>
              <w:spacing w:line="276" w:lineRule="auto"/>
              <w:ind w:firstLine="567"/>
              <w:jc w:val="center"/>
              <w:rPr>
                <w:rFonts w:cs="Arial"/>
                <w:szCs w:val="22"/>
                <w:lang w:val="ru-RU" w:eastAsia="en-US"/>
              </w:rPr>
            </w:pPr>
          </w:p>
        </w:tc>
        <w:tc>
          <w:tcPr>
            <w:tcW w:w="2454" w:type="pct"/>
          </w:tcPr>
          <w:p w14:paraId="023C0ADB" w14:textId="77777777" w:rsidR="009B43F9" w:rsidRPr="00F1232F" w:rsidRDefault="009B43F9" w:rsidP="003130A9">
            <w:pPr>
              <w:spacing w:line="276" w:lineRule="auto"/>
              <w:ind w:firstLine="567"/>
              <w:jc w:val="right"/>
              <w:rPr>
                <w:rFonts w:cs="Arial"/>
                <w:szCs w:val="22"/>
                <w:lang w:val="ru-RU" w:eastAsia="en-US"/>
              </w:rPr>
            </w:pPr>
          </w:p>
        </w:tc>
      </w:tr>
      <w:tr w:rsidR="009B43F9" w:rsidRPr="00F1232F" w14:paraId="23E9BB48" w14:textId="77777777" w:rsidTr="00BD05AC">
        <w:trPr>
          <w:trHeight w:val="276"/>
        </w:trPr>
        <w:tc>
          <w:tcPr>
            <w:tcW w:w="2423" w:type="pct"/>
            <w:vAlign w:val="bottom"/>
          </w:tcPr>
          <w:p w14:paraId="43F5B74F" w14:textId="10800FA6" w:rsidR="009B43F9" w:rsidRPr="00F1232F" w:rsidRDefault="001574B5" w:rsidP="00DC6FF8">
            <w:pPr>
              <w:spacing w:line="276" w:lineRule="auto"/>
              <w:rPr>
                <w:rFonts w:cs="Arial"/>
                <w:szCs w:val="22"/>
                <w:lang w:val="ru-RU" w:eastAsia="en-US"/>
              </w:rPr>
            </w:pPr>
            <w:r w:rsidRPr="00F1232F">
              <w:rPr>
                <w:rFonts w:cs="Arial"/>
                <w:szCs w:val="22"/>
                <w:lang w:val="ru-RU" w:eastAsia="en-US"/>
              </w:rPr>
              <w:t>«</w:t>
            </w:r>
            <w:r w:rsidR="00DC6FF8" w:rsidRPr="00F1232F">
              <w:rPr>
                <w:rFonts w:cs="Arial"/>
                <w:szCs w:val="22"/>
                <w:lang w:val="ru-RU" w:eastAsia="en-US"/>
              </w:rPr>
              <w:t>____</w:t>
            </w:r>
            <w:r w:rsidRPr="00F1232F">
              <w:rPr>
                <w:rFonts w:cs="Arial"/>
                <w:szCs w:val="22"/>
                <w:lang w:val="ru-RU" w:eastAsia="en-US"/>
              </w:rPr>
              <w:t xml:space="preserve"> </w:t>
            </w:r>
            <w:r w:rsidR="009B43F9" w:rsidRPr="00F1232F">
              <w:rPr>
                <w:rFonts w:cs="Arial"/>
                <w:szCs w:val="22"/>
                <w:lang w:val="ru-RU" w:eastAsia="en-US"/>
              </w:rPr>
              <w:t xml:space="preserve">» </w:t>
            </w:r>
            <w:r w:rsidR="00F94D1B">
              <w:rPr>
                <w:rFonts w:cs="Arial"/>
                <w:szCs w:val="22"/>
                <w:lang w:val="ru-RU" w:eastAsia="en-US"/>
              </w:rPr>
              <w:t>октября</w:t>
            </w:r>
            <w:r w:rsidR="009B43F9" w:rsidRPr="00F1232F">
              <w:rPr>
                <w:rFonts w:cs="Arial"/>
                <w:szCs w:val="22"/>
                <w:lang w:val="ru-RU" w:eastAsia="en-US"/>
              </w:rPr>
              <w:t xml:space="preserve"> 202</w:t>
            </w:r>
            <w:r w:rsidR="00DC6FF8" w:rsidRPr="00F1232F">
              <w:rPr>
                <w:rFonts w:cs="Arial"/>
                <w:szCs w:val="22"/>
                <w:lang w:val="ru-RU" w:eastAsia="en-US"/>
              </w:rPr>
              <w:t>5</w:t>
            </w:r>
            <w:r w:rsidR="009B43F9" w:rsidRPr="00F1232F">
              <w:rPr>
                <w:rFonts w:cs="Arial"/>
                <w:szCs w:val="22"/>
                <w:lang w:val="ru-RU" w:eastAsia="en-US"/>
              </w:rPr>
              <w:t xml:space="preserve"> г.</w:t>
            </w:r>
          </w:p>
        </w:tc>
        <w:tc>
          <w:tcPr>
            <w:tcW w:w="123" w:type="pct"/>
            <w:vAlign w:val="bottom"/>
          </w:tcPr>
          <w:p w14:paraId="44863727" w14:textId="77777777" w:rsidR="009B43F9" w:rsidRPr="00F1232F" w:rsidRDefault="009B43F9" w:rsidP="003130A9">
            <w:pPr>
              <w:spacing w:line="276" w:lineRule="auto"/>
              <w:ind w:firstLine="567"/>
              <w:rPr>
                <w:rFonts w:cs="Arial"/>
                <w:szCs w:val="22"/>
                <w:lang w:val="ru-RU" w:eastAsia="en-US"/>
              </w:rPr>
            </w:pPr>
          </w:p>
        </w:tc>
        <w:tc>
          <w:tcPr>
            <w:tcW w:w="2454" w:type="pct"/>
            <w:vAlign w:val="bottom"/>
          </w:tcPr>
          <w:p w14:paraId="6BFEAAC2" w14:textId="525D9781" w:rsidR="009B43F9" w:rsidRPr="00F1232F" w:rsidRDefault="009B43F9" w:rsidP="00DC6FF8">
            <w:pPr>
              <w:spacing w:line="276" w:lineRule="auto"/>
              <w:ind w:firstLine="567"/>
              <w:jc w:val="right"/>
              <w:rPr>
                <w:rFonts w:cs="Arial"/>
                <w:szCs w:val="22"/>
                <w:lang w:val="ru-RU" w:eastAsia="en-US"/>
              </w:rPr>
            </w:pPr>
            <w:r w:rsidRPr="00F1232F">
              <w:rPr>
                <w:rFonts w:cs="Arial"/>
                <w:szCs w:val="22"/>
                <w:lang w:val="ru-RU" w:eastAsia="en-US"/>
              </w:rPr>
              <w:t>«</w:t>
            </w:r>
            <w:r w:rsidR="00DC6FF8" w:rsidRPr="00F1232F">
              <w:rPr>
                <w:rFonts w:cs="Arial"/>
                <w:szCs w:val="22"/>
                <w:lang w:val="ru-RU" w:eastAsia="en-US"/>
              </w:rPr>
              <w:t>____</w:t>
            </w:r>
            <w:r w:rsidR="001574B5" w:rsidRPr="00F1232F">
              <w:rPr>
                <w:rFonts w:cs="Arial"/>
                <w:szCs w:val="22"/>
                <w:lang w:val="ru-RU" w:eastAsia="en-US"/>
              </w:rPr>
              <w:t xml:space="preserve"> </w:t>
            </w:r>
            <w:r w:rsidRPr="00F1232F">
              <w:rPr>
                <w:rFonts w:cs="Arial"/>
                <w:szCs w:val="22"/>
                <w:lang w:val="ru-RU" w:eastAsia="en-US"/>
              </w:rPr>
              <w:t xml:space="preserve">» </w:t>
            </w:r>
            <w:r w:rsidR="00F94D1B">
              <w:rPr>
                <w:rFonts w:cs="Arial"/>
                <w:szCs w:val="22"/>
                <w:lang w:val="ru-RU" w:eastAsia="en-US"/>
              </w:rPr>
              <w:t>октября</w:t>
            </w:r>
            <w:r w:rsidRPr="00F1232F">
              <w:rPr>
                <w:rFonts w:cs="Arial"/>
                <w:szCs w:val="22"/>
                <w:lang w:val="ru-RU" w:eastAsia="en-US"/>
              </w:rPr>
              <w:t xml:space="preserve"> 202</w:t>
            </w:r>
            <w:r w:rsidR="00DC6FF8" w:rsidRPr="00F1232F">
              <w:rPr>
                <w:rFonts w:cs="Arial"/>
                <w:szCs w:val="22"/>
                <w:lang w:val="ru-RU" w:eastAsia="en-US"/>
              </w:rPr>
              <w:t>5</w:t>
            </w:r>
            <w:r w:rsidRPr="00F1232F">
              <w:rPr>
                <w:rFonts w:cs="Arial"/>
                <w:szCs w:val="22"/>
                <w:lang w:val="ru-RU" w:eastAsia="en-US"/>
              </w:rPr>
              <w:t xml:space="preserve"> г.</w:t>
            </w:r>
          </w:p>
        </w:tc>
      </w:tr>
      <w:bookmarkEnd w:id="0"/>
    </w:tbl>
    <w:p w14:paraId="58C274B9" w14:textId="537DC580" w:rsidR="00AD11F6" w:rsidRPr="00F1232F" w:rsidRDefault="00AD11F6" w:rsidP="003130A9">
      <w:pPr>
        <w:suppressAutoHyphens/>
        <w:spacing w:line="276" w:lineRule="auto"/>
        <w:rPr>
          <w:rFonts w:eastAsia="Calibri" w:cs="Arial"/>
          <w:szCs w:val="22"/>
          <w:lang w:eastAsia="en-US"/>
        </w:rPr>
      </w:pPr>
    </w:p>
    <w:p w14:paraId="3704C68F" w14:textId="429C0081" w:rsidR="00AD11F6" w:rsidRPr="00F1232F" w:rsidRDefault="00AD11F6" w:rsidP="003130A9">
      <w:pPr>
        <w:spacing w:line="276" w:lineRule="auto"/>
        <w:ind w:firstLine="567"/>
        <w:rPr>
          <w:rFonts w:eastAsia="Calibri" w:cs="Arial"/>
          <w:lang w:eastAsia="en-US"/>
        </w:rPr>
      </w:pPr>
    </w:p>
    <w:p w14:paraId="75CC30F2" w14:textId="357EBD2F" w:rsidR="003C3C60" w:rsidRPr="00F1232F" w:rsidRDefault="003C3C60" w:rsidP="003130A9">
      <w:pPr>
        <w:spacing w:line="276" w:lineRule="auto"/>
        <w:ind w:firstLine="567"/>
        <w:rPr>
          <w:rFonts w:eastAsia="Calibri" w:cs="Arial"/>
          <w:lang w:eastAsia="en-US"/>
        </w:rPr>
      </w:pPr>
    </w:p>
    <w:p w14:paraId="5A2C84EC" w14:textId="77777777" w:rsidR="003C3C60" w:rsidRPr="00F1232F" w:rsidRDefault="003C3C60" w:rsidP="003130A9">
      <w:pPr>
        <w:spacing w:line="276" w:lineRule="auto"/>
        <w:ind w:firstLine="567"/>
        <w:rPr>
          <w:rFonts w:eastAsia="Calibri" w:cs="Arial"/>
          <w:lang w:eastAsia="en-US"/>
        </w:rPr>
      </w:pPr>
    </w:p>
    <w:p w14:paraId="4D421E43" w14:textId="4861BA4D" w:rsidR="00AD11F6" w:rsidRPr="00F1232F" w:rsidRDefault="00AD11F6" w:rsidP="003130A9">
      <w:pPr>
        <w:spacing w:line="276" w:lineRule="auto"/>
        <w:jc w:val="center"/>
        <w:rPr>
          <w:rFonts w:eastAsia="Calibri" w:cs="Arial"/>
          <w:lang w:eastAsia="en-US"/>
        </w:rPr>
      </w:pPr>
    </w:p>
    <w:p w14:paraId="3237610A" w14:textId="573DAC00" w:rsidR="00DC6FF8" w:rsidRPr="00F1232F" w:rsidRDefault="00CF6C76" w:rsidP="00DC6FF8">
      <w:pPr>
        <w:spacing w:line="276" w:lineRule="auto"/>
        <w:jc w:val="center"/>
        <w:rPr>
          <w:rFonts w:cs="Arial"/>
          <w:color w:val="000000"/>
          <w:sz w:val="52"/>
          <w:szCs w:val="52"/>
        </w:rPr>
      </w:pPr>
      <w:r>
        <w:rPr>
          <w:rFonts w:cs="Arial"/>
          <w:color w:val="000000"/>
          <w:sz w:val="52"/>
          <w:szCs w:val="52"/>
        </w:rPr>
        <w:t>Стандарт классификации</w:t>
      </w:r>
      <w:r w:rsidR="00AD11F6" w:rsidRPr="00F1232F">
        <w:rPr>
          <w:rFonts w:cs="Arial"/>
          <w:color w:val="000000"/>
          <w:sz w:val="52"/>
          <w:szCs w:val="52"/>
        </w:rPr>
        <w:br/>
      </w:r>
      <w:r w:rsidR="00DC6FF8" w:rsidRPr="00F1232F">
        <w:rPr>
          <w:rFonts w:cs="Arial"/>
          <w:color w:val="000000"/>
          <w:sz w:val="52"/>
          <w:szCs w:val="52"/>
        </w:rPr>
        <w:t xml:space="preserve">справочника Номенклатура для </w:t>
      </w:r>
    </w:p>
    <w:p w14:paraId="2037FD9D" w14:textId="11928E15" w:rsidR="00DC6FF8" w:rsidRPr="00F1232F" w:rsidRDefault="00DC6FF8" w:rsidP="00DC6FF8">
      <w:pPr>
        <w:spacing w:line="276" w:lineRule="auto"/>
        <w:jc w:val="center"/>
        <w:rPr>
          <w:rFonts w:ascii="Courier New" w:hAnsi="Courier New" w:cs="Courier New"/>
          <w:color w:val="333333"/>
          <w:sz w:val="18"/>
          <w:szCs w:val="18"/>
          <w:shd w:val="clear" w:color="auto" w:fill="FFFFFF"/>
        </w:rPr>
      </w:pPr>
      <w:r w:rsidRPr="00F1232F">
        <w:rPr>
          <w:rFonts w:cs="Arial"/>
          <w:color w:val="000000"/>
          <w:sz w:val="52"/>
          <w:szCs w:val="52"/>
        </w:rPr>
        <w:t>ООО "Горнорудный Майнинг"</w:t>
      </w:r>
    </w:p>
    <w:p w14:paraId="3E61801D" w14:textId="77777777" w:rsidR="00DC6FF8" w:rsidRPr="00F1232F" w:rsidRDefault="00DC6FF8" w:rsidP="00DC6FF8">
      <w:pPr>
        <w:spacing w:line="276" w:lineRule="auto"/>
        <w:jc w:val="center"/>
        <w:rPr>
          <w:rFonts w:eastAsia="Calibri" w:cs="Arial"/>
          <w:lang w:eastAsia="en-US"/>
        </w:rPr>
      </w:pPr>
    </w:p>
    <w:p w14:paraId="3D7CB320" w14:textId="77777777" w:rsidR="00DC6FF8" w:rsidRPr="00F1232F" w:rsidRDefault="00DC6FF8" w:rsidP="00DC6FF8">
      <w:pPr>
        <w:spacing w:line="276" w:lineRule="auto"/>
        <w:jc w:val="center"/>
        <w:rPr>
          <w:rFonts w:eastAsia="Calibri" w:cs="Arial"/>
          <w:lang w:eastAsia="en-US"/>
        </w:rPr>
      </w:pPr>
    </w:p>
    <w:p w14:paraId="5461B8F3" w14:textId="1F092DA2" w:rsidR="00AD11F6" w:rsidRPr="00F1232F" w:rsidRDefault="006F1B1E" w:rsidP="00DC6FF8">
      <w:pPr>
        <w:spacing w:line="276" w:lineRule="auto"/>
        <w:jc w:val="center"/>
        <w:rPr>
          <w:rFonts w:eastAsia="Calibri" w:cs="Arial"/>
          <w:lang w:eastAsia="en-US"/>
        </w:rPr>
      </w:pPr>
      <w:r w:rsidRPr="00F1232F">
        <w:rPr>
          <w:rFonts w:eastAsia="Calibri" w:cs="Arial"/>
          <w:lang w:eastAsia="en-US"/>
        </w:rPr>
        <w:t>Версия 1.0</w:t>
      </w:r>
    </w:p>
    <w:p w14:paraId="754CE871" w14:textId="77777777" w:rsidR="006F1B1E" w:rsidRPr="00F1232F" w:rsidRDefault="006F1B1E" w:rsidP="003130A9">
      <w:pPr>
        <w:spacing w:line="276" w:lineRule="auto"/>
        <w:ind w:firstLine="567"/>
        <w:rPr>
          <w:rFonts w:eastAsia="Calibri" w:cs="Arial"/>
          <w:lang w:eastAsia="en-US"/>
        </w:rPr>
      </w:pPr>
    </w:p>
    <w:p w14:paraId="4401349E" w14:textId="4D292EF4" w:rsidR="00AD11F6" w:rsidRPr="00F1232F" w:rsidRDefault="00AD11F6" w:rsidP="003130A9">
      <w:pPr>
        <w:spacing w:line="276" w:lineRule="auto"/>
        <w:jc w:val="both"/>
        <w:rPr>
          <w:rFonts w:eastAsia="Calibri" w:cs="Arial"/>
          <w:lang w:eastAsia="en-US"/>
        </w:rPr>
      </w:pPr>
    </w:p>
    <w:p w14:paraId="7D4C7247" w14:textId="0FC9A1D7" w:rsidR="00AD11F6" w:rsidRPr="00F1232F" w:rsidRDefault="00AD11F6" w:rsidP="003130A9">
      <w:pPr>
        <w:spacing w:line="276" w:lineRule="auto"/>
        <w:jc w:val="both"/>
        <w:rPr>
          <w:rFonts w:eastAsia="Calibri" w:cs="Arial"/>
          <w:lang w:eastAsia="en-US"/>
        </w:rPr>
      </w:pPr>
    </w:p>
    <w:p w14:paraId="78C908AC" w14:textId="5F4A1471" w:rsidR="00AD11F6" w:rsidRPr="00F1232F" w:rsidRDefault="00AD11F6" w:rsidP="003130A9">
      <w:pPr>
        <w:spacing w:line="276" w:lineRule="auto"/>
        <w:jc w:val="both"/>
        <w:rPr>
          <w:rFonts w:eastAsia="Calibri" w:cs="Arial"/>
          <w:lang w:eastAsia="en-US"/>
        </w:rPr>
      </w:pPr>
    </w:p>
    <w:p w14:paraId="535EAA7D" w14:textId="73122EAF" w:rsidR="00AD11F6" w:rsidRPr="00F1232F" w:rsidRDefault="00AD11F6" w:rsidP="003130A9">
      <w:pPr>
        <w:spacing w:line="276" w:lineRule="auto"/>
        <w:jc w:val="both"/>
        <w:rPr>
          <w:rFonts w:eastAsia="Calibri" w:cs="Arial"/>
          <w:szCs w:val="22"/>
          <w:lang w:eastAsia="en-US"/>
        </w:rPr>
      </w:pPr>
    </w:p>
    <w:p w14:paraId="1B95E4FD" w14:textId="77777777" w:rsidR="006F1B1E" w:rsidRPr="00F1232F" w:rsidRDefault="006F1B1E" w:rsidP="003130A9">
      <w:pPr>
        <w:spacing w:line="276" w:lineRule="auto"/>
        <w:jc w:val="both"/>
        <w:rPr>
          <w:rFonts w:eastAsia="Calibri" w:cs="Arial"/>
          <w:szCs w:val="22"/>
          <w:lang w:eastAsia="en-US"/>
        </w:rPr>
      </w:pPr>
    </w:p>
    <w:tbl>
      <w:tblPr>
        <w:tblStyle w:val="a9"/>
        <w:tblW w:w="3969" w:type="dxa"/>
        <w:tblInd w:w="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tblGrid>
      <w:tr w:rsidR="003578F0" w:rsidRPr="00F1232F" w14:paraId="66C28E9A" w14:textId="77777777" w:rsidTr="0065201C">
        <w:trPr>
          <w:trHeight w:val="284"/>
        </w:trPr>
        <w:tc>
          <w:tcPr>
            <w:tcW w:w="3969" w:type="dxa"/>
          </w:tcPr>
          <w:p w14:paraId="265A06C6" w14:textId="77777777" w:rsidR="003578F0" w:rsidRPr="00F1232F" w:rsidRDefault="003578F0" w:rsidP="003130A9">
            <w:pPr>
              <w:pStyle w:val="-2"/>
              <w:spacing w:line="276" w:lineRule="auto"/>
              <w:jc w:val="right"/>
              <w:rPr>
                <w:rStyle w:val="-0"/>
              </w:rPr>
            </w:pPr>
            <w:r w:rsidRPr="00F1232F">
              <w:rPr>
                <w:rStyle w:val="-0"/>
              </w:rPr>
              <w:t>Основание разработки:</w:t>
            </w:r>
          </w:p>
        </w:tc>
      </w:tr>
      <w:tr w:rsidR="003578F0" w:rsidRPr="00F1232F" w14:paraId="13F9F9C9" w14:textId="77777777" w:rsidTr="0065201C">
        <w:trPr>
          <w:trHeight w:val="284"/>
        </w:trPr>
        <w:tc>
          <w:tcPr>
            <w:tcW w:w="3969" w:type="dxa"/>
            <w:vAlign w:val="bottom"/>
          </w:tcPr>
          <w:p w14:paraId="50E59E62" w14:textId="0043924F" w:rsidR="003578F0" w:rsidRPr="00F1232F" w:rsidRDefault="00EE35AC" w:rsidP="00DC6FF8">
            <w:pPr>
              <w:pStyle w:val="-2"/>
              <w:spacing w:line="276" w:lineRule="auto"/>
              <w:jc w:val="right"/>
              <w:rPr>
                <w:rStyle w:val="-0"/>
              </w:rPr>
            </w:pPr>
            <w:r w:rsidRPr="00F1232F">
              <w:rPr>
                <w:rStyle w:val="-0"/>
              </w:rPr>
              <w:t xml:space="preserve">  </w:t>
            </w:r>
            <w:r w:rsidR="003578F0" w:rsidRPr="00F1232F">
              <w:rPr>
                <w:rStyle w:val="-0"/>
              </w:rPr>
              <w:t>Договор №</w:t>
            </w:r>
            <w:r w:rsidR="00DC6FF8" w:rsidRPr="00F1232F">
              <w:rPr>
                <w:rStyle w:val="-0"/>
              </w:rPr>
              <w:t>_________</w:t>
            </w:r>
            <w:r w:rsidR="003578F0" w:rsidRPr="00F1232F">
              <w:rPr>
                <w:rStyle w:val="-0"/>
              </w:rPr>
              <w:t xml:space="preserve"> от </w:t>
            </w:r>
            <w:r w:rsidR="00DC6FF8" w:rsidRPr="00F1232F">
              <w:rPr>
                <w:rStyle w:val="-0"/>
              </w:rPr>
              <w:t>___.___</w:t>
            </w:r>
            <w:r w:rsidR="003578F0" w:rsidRPr="00F1232F">
              <w:rPr>
                <w:rStyle w:val="-0"/>
              </w:rPr>
              <w:t>.202</w:t>
            </w:r>
            <w:r w:rsidR="00DC6FF8" w:rsidRPr="00F1232F">
              <w:rPr>
                <w:rStyle w:val="-0"/>
              </w:rPr>
              <w:t>5</w:t>
            </w:r>
            <w:r w:rsidR="003578F0" w:rsidRPr="00F1232F">
              <w:rPr>
                <w:rStyle w:val="-0"/>
              </w:rPr>
              <w:t xml:space="preserve"> г.</w:t>
            </w:r>
          </w:p>
        </w:tc>
      </w:tr>
      <w:tr w:rsidR="003578F0" w:rsidRPr="00F1232F" w14:paraId="571C0E82" w14:textId="77777777" w:rsidTr="0065201C">
        <w:trPr>
          <w:trHeight w:val="284"/>
        </w:trPr>
        <w:tc>
          <w:tcPr>
            <w:tcW w:w="3969" w:type="dxa"/>
            <w:vAlign w:val="bottom"/>
          </w:tcPr>
          <w:p w14:paraId="77F041DF" w14:textId="06C703BD" w:rsidR="003578F0" w:rsidRPr="00F1232F" w:rsidRDefault="00EE35AC" w:rsidP="003130A9">
            <w:pPr>
              <w:pStyle w:val="afb"/>
              <w:spacing w:line="276" w:lineRule="auto"/>
            </w:pPr>
            <w:r w:rsidRPr="00F1232F">
              <w:t xml:space="preserve"> </w:t>
            </w:r>
          </w:p>
        </w:tc>
      </w:tr>
    </w:tbl>
    <w:p w14:paraId="6A656CDD" w14:textId="77777777" w:rsidR="003578F0" w:rsidRPr="00F1232F" w:rsidRDefault="003578F0" w:rsidP="003130A9">
      <w:pPr>
        <w:spacing w:line="276" w:lineRule="auto"/>
        <w:jc w:val="center"/>
      </w:pPr>
    </w:p>
    <w:p w14:paraId="500E39BE" w14:textId="77777777" w:rsidR="003578F0" w:rsidRPr="00F1232F" w:rsidRDefault="003578F0" w:rsidP="003130A9">
      <w:pPr>
        <w:spacing w:line="276" w:lineRule="auto"/>
        <w:jc w:val="center"/>
      </w:pPr>
    </w:p>
    <w:tbl>
      <w:tblPr>
        <w:tblStyle w:val="a9"/>
        <w:tblW w:w="4536" w:type="dxa"/>
        <w:tblInd w:w="45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3578F0" w:rsidRPr="00F1232F" w14:paraId="7FF81FCC" w14:textId="77777777" w:rsidTr="0065201C">
        <w:trPr>
          <w:trHeight w:val="284"/>
        </w:trPr>
        <w:tc>
          <w:tcPr>
            <w:tcW w:w="4536" w:type="dxa"/>
          </w:tcPr>
          <w:p w14:paraId="4CCA1799" w14:textId="77777777" w:rsidR="003578F0" w:rsidRPr="00F1232F" w:rsidRDefault="003578F0" w:rsidP="003130A9">
            <w:pPr>
              <w:pStyle w:val="-1"/>
              <w:spacing w:line="276" w:lineRule="auto"/>
              <w:rPr>
                <w:rStyle w:val="-0"/>
              </w:rPr>
            </w:pPr>
            <w:r w:rsidRPr="00F1232F">
              <w:rPr>
                <w:rStyle w:val="-0"/>
              </w:rPr>
              <w:t>РАЗРАБОТАНО</w:t>
            </w:r>
          </w:p>
        </w:tc>
      </w:tr>
      <w:tr w:rsidR="003578F0" w:rsidRPr="00F1232F" w14:paraId="2C82308F" w14:textId="77777777" w:rsidTr="0065201C">
        <w:trPr>
          <w:trHeight w:val="284"/>
        </w:trPr>
        <w:tc>
          <w:tcPr>
            <w:tcW w:w="4536" w:type="dxa"/>
            <w:vAlign w:val="bottom"/>
          </w:tcPr>
          <w:p w14:paraId="6CE8BF6E" w14:textId="77777777" w:rsidR="003578F0" w:rsidRPr="00F1232F" w:rsidRDefault="003578F0" w:rsidP="003130A9">
            <w:pPr>
              <w:pStyle w:val="afb"/>
              <w:spacing w:line="276" w:lineRule="auto"/>
              <w:jc w:val="right"/>
              <w:rPr>
                <w:rStyle w:val="-0"/>
              </w:rPr>
            </w:pPr>
            <w:r w:rsidRPr="00F1232F">
              <w:rPr>
                <w:rStyle w:val="-0"/>
              </w:rPr>
              <w:t>Руководитель проекта</w:t>
            </w:r>
          </w:p>
          <w:p w14:paraId="3804D593" w14:textId="77777777" w:rsidR="003578F0" w:rsidRPr="00F1232F" w:rsidRDefault="003578F0" w:rsidP="003130A9">
            <w:pPr>
              <w:pStyle w:val="afb"/>
              <w:spacing w:line="276" w:lineRule="auto"/>
              <w:jc w:val="right"/>
              <w:rPr>
                <w:rStyle w:val="-0"/>
              </w:rPr>
            </w:pPr>
            <w:r w:rsidRPr="00F1232F">
              <w:rPr>
                <w:rStyle w:val="-0"/>
              </w:rPr>
              <w:t>ООО «Градум»</w:t>
            </w:r>
          </w:p>
        </w:tc>
      </w:tr>
      <w:tr w:rsidR="003578F0" w:rsidRPr="00F1232F" w14:paraId="6C5AB75B" w14:textId="77777777" w:rsidTr="0065201C">
        <w:trPr>
          <w:trHeight w:val="284"/>
        </w:trPr>
        <w:tc>
          <w:tcPr>
            <w:tcW w:w="4536" w:type="dxa"/>
            <w:vAlign w:val="bottom"/>
          </w:tcPr>
          <w:p w14:paraId="198DB4B8" w14:textId="49720304" w:rsidR="003578F0" w:rsidRPr="00F1232F" w:rsidRDefault="003578F0" w:rsidP="00DC6FF8">
            <w:pPr>
              <w:pStyle w:val="afb"/>
              <w:spacing w:line="276" w:lineRule="auto"/>
              <w:jc w:val="right"/>
              <w:rPr>
                <w:rStyle w:val="-0"/>
              </w:rPr>
            </w:pPr>
            <w:r w:rsidRPr="00F1232F">
              <w:rPr>
                <w:rStyle w:val="-0"/>
              </w:rPr>
              <w:t>____________________</w:t>
            </w:r>
            <w:r w:rsidR="00EF16A4" w:rsidRPr="00F1232F">
              <w:rPr>
                <w:rStyle w:val="-0"/>
              </w:rPr>
              <w:t xml:space="preserve"> </w:t>
            </w:r>
            <w:r w:rsidR="00DC6FF8" w:rsidRPr="00F1232F">
              <w:rPr>
                <w:rStyle w:val="-0"/>
              </w:rPr>
              <w:t>Яковенко Е.</w:t>
            </w:r>
            <w:r w:rsidR="008F7C00">
              <w:rPr>
                <w:rStyle w:val="-0"/>
              </w:rPr>
              <w:t>В</w:t>
            </w:r>
            <w:r w:rsidR="00EF16A4" w:rsidRPr="00F1232F">
              <w:rPr>
                <w:rStyle w:val="-0"/>
              </w:rPr>
              <w:t>.</w:t>
            </w:r>
            <w:r w:rsidRPr="00F1232F">
              <w:rPr>
                <w:rStyle w:val="-0"/>
              </w:rPr>
              <w:t xml:space="preserve">               </w:t>
            </w:r>
          </w:p>
        </w:tc>
      </w:tr>
      <w:tr w:rsidR="003578F0" w:rsidRPr="00F1232F" w14:paraId="79CCCA3B" w14:textId="77777777" w:rsidTr="0065201C">
        <w:trPr>
          <w:trHeight w:val="284"/>
        </w:trPr>
        <w:tc>
          <w:tcPr>
            <w:tcW w:w="4536" w:type="dxa"/>
          </w:tcPr>
          <w:p w14:paraId="6F3906F5" w14:textId="77777777" w:rsidR="003578F0" w:rsidRPr="00F1232F" w:rsidRDefault="003578F0" w:rsidP="003130A9">
            <w:pPr>
              <w:pStyle w:val="afb"/>
              <w:spacing w:line="276" w:lineRule="auto"/>
              <w:jc w:val="center"/>
              <w:rPr>
                <w:rStyle w:val="-0"/>
                <w:sz w:val="16"/>
                <w:szCs w:val="16"/>
              </w:rPr>
            </w:pPr>
            <w:r w:rsidRPr="00F1232F">
              <w:rPr>
                <w:rStyle w:val="-0"/>
                <w:sz w:val="16"/>
                <w:szCs w:val="16"/>
              </w:rPr>
              <w:t>подпись</w:t>
            </w:r>
          </w:p>
        </w:tc>
      </w:tr>
      <w:tr w:rsidR="003578F0" w:rsidRPr="00F1232F" w14:paraId="35759BCC" w14:textId="77777777" w:rsidTr="0065201C">
        <w:trPr>
          <w:trHeight w:val="284"/>
        </w:trPr>
        <w:tc>
          <w:tcPr>
            <w:tcW w:w="4536" w:type="dxa"/>
            <w:vAlign w:val="bottom"/>
          </w:tcPr>
          <w:p w14:paraId="4077228F" w14:textId="2A6496D5" w:rsidR="003578F0" w:rsidRPr="00F1232F" w:rsidRDefault="003578F0" w:rsidP="00FF32B0">
            <w:pPr>
              <w:pStyle w:val="afb"/>
              <w:spacing w:line="276" w:lineRule="auto"/>
              <w:jc w:val="right"/>
              <w:rPr>
                <w:rStyle w:val="-0"/>
              </w:rPr>
            </w:pPr>
            <w:r w:rsidRPr="00F1232F">
              <w:rPr>
                <w:rStyle w:val="-0"/>
              </w:rPr>
              <w:t>«</w:t>
            </w:r>
            <w:r w:rsidR="00F2542A" w:rsidRPr="00F1232F">
              <w:rPr>
                <w:rStyle w:val="-0"/>
              </w:rPr>
              <w:t>____</w:t>
            </w:r>
            <w:r w:rsidR="001574B5" w:rsidRPr="00F1232F">
              <w:rPr>
                <w:rStyle w:val="-0"/>
              </w:rPr>
              <w:t xml:space="preserve"> </w:t>
            </w:r>
            <w:r w:rsidRPr="00F1232F">
              <w:rPr>
                <w:rStyle w:val="-0"/>
              </w:rPr>
              <w:t xml:space="preserve">» </w:t>
            </w:r>
            <w:r w:rsidR="00CF6C76">
              <w:rPr>
                <w:rStyle w:val="-0"/>
              </w:rPr>
              <w:t xml:space="preserve">октября </w:t>
            </w:r>
            <w:r w:rsidRPr="00F1232F">
              <w:rPr>
                <w:rStyle w:val="-0"/>
              </w:rPr>
              <w:t>202</w:t>
            </w:r>
            <w:r w:rsidR="00DC6FF8" w:rsidRPr="00F1232F">
              <w:rPr>
                <w:rStyle w:val="-0"/>
              </w:rPr>
              <w:t>5</w:t>
            </w:r>
            <w:r w:rsidRPr="00F1232F">
              <w:rPr>
                <w:rStyle w:val="-0"/>
              </w:rPr>
              <w:t xml:space="preserve"> г.</w:t>
            </w:r>
          </w:p>
        </w:tc>
      </w:tr>
    </w:tbl>
    <w:p w14:paraId="7BE69E66" w14:textId="77777777" w:rsidR="003578F0" w:rsidRPr="00F1232F" w:rsidRDefault="003578F0" w:rsidP="003130A9">
      <w:pPr>
        <w:spacing w:line="276" w:lineRule="auto"/>
        <w:jc w:val="center"/>
      </w:pPr>
    </w:p>
    <w:p w14:paraId="31EA4432" w14:textId="4EBC4383" w:rsidR="00AD11F6" w:rsidRPr="00F1232F" w:rsidRDefault="00490ADC" w:rsidP="003130A9">
      <w:pPr>
        <w:tabs>
          <w:tab w:val="left" w:pos="1038"/>
        </w:tabs>
        <w:spacing w:line="276" w:lineRule="auto"/>
        <w:rPr>
          <w:sz w:val="2"/>
          <w:szCs w:val="2"/>
        </w:rPr>
      </w:pPr>
      <w:r w:rsidRPr="00F1232F">
        <w:rPr>
          <w:sz w:val="2"/>
          <w:szCs w:val="2"/>
        </w:rPr>
        <w:tab/>
      </w:r>
    </w:p>
    <w:p w14:paraId="4AAF4372" w14:textId="7B316B13" w:rsidR="0060755B" w:rsidRPr="00F1232F" w:rsidRDefault="0060755B" w:rsidP="003130A9">
      <w:pPr>
        <w:spacing w:line="276" w:lineRule="auto"/>
        <w:ind w:firstLine="567"/>
        <w:rPr>
          <w:rFonts w:eastAsiaTheme="minorHAnsi"/>
          <w:szCs w:val="22"/>
          <w:lang w:eastAsia="zh-CN" w:bidi="hi-IN"/>
        </w:rPr>
      </w:pPr>
    </w:p>
    <w:p w14:paraId="269EA238" w14:textId="77777777" w:rsidR="004F038D" w:rsidRDefault="00A0545F" w:rsidP="004F038D">
      <w:pPr>
        <w:pStyle w:val="aff0"/>
      </w:pPr>
      <w:bookmarkStart w:id="1" w:name="_Toc62055069"/>
      <w:bookmarkStart w:id="2" w:name="_Toc14088462"/>
      <w:bookmarkStart w:id="3" w:name="_Toc15910891"/>
      <w:bookmarkStart w:id="4" w:name="_Toc155707609"/>
      <w:r>
        <w:br w:type="page"/>
      </w:r>
    </w:p>
    <w:sdt>
      <w:sdtPr>
        <w:rPr>
          <w:rFonts w:asciiTheme="minorHAnsi" w:eastAsiaTheme="minorHAnsi" w:hAnsiTheme="minorHAnsi" w:cstheme="minorBidi"/>
          <w:color w:val="auto"/>
          <w:kern w:val="2"/>
          <w:sz w:val="24"/>
          <w:szCs w:val="24"/>
          <w:lang w:eastAsia="en-US"/>
          <w14:ligatures w14:val="standardContextual"/>
        </w:rPr>
        <w:id w:val="1809042050"/>
        <w:docPartObj>
          <w:docPartGallery w:val="Table of Contents"/>
          <w:docPartUnique/>
        </w:docPartObj>
      </w:sdtPr>
      <w:sdtEndPr>
        <w:rPr>
          <w:rFonts w:ascii="Times New Roman" w:eastAsia="Times New Roman" w:hAnsi="Times New Roman" w:cs="Times New Roman"/>
          <w:b/>
          <w:bCs/>
          <w:kern w:val="0"/>
          <w:lang w:eastAsia="ru-RU"/>
          <w14:ligatures w14:val="none"/>
        </w:rPr>
      </w:sdtEndPr>
      <w:sdtContent>
        <w:p w14:paraId="48AC4B52" w14:textId="07F6EAE9" w:rsidR="004F038D" w:rsidRPr="00EE21E6" w:rsidRDefault="004F038D" w:rsidP="004F038D">
          <w:pPr>
            <w:pStyle w:val="aff0"/>
            <w:rPr>
              <w:rFonts w:ascii="Times New Roman" w:hAnsi="Times New Roman" w:cs="Times New Roman"/>
              <w:b/>
              <w:bCs/>
              <w:color w:val="auto"/>
            </w:rPr>
          </w:pPr>
          <w:r w:rsidRPr="00EE21E6">
            <w:rPr>
              <w:rFonts w:ascii="Times New Roman" w:hAnsi="Times New Roman" w:cs="Times New Roman"/>
              <w:b/>
              <w:bCs/>
              <w:color w:val="auto"/>
            </w:rPr>
            <w:t>Оглавление</w:t>
          </w:r>
        </w:p>
        <w:p w14:paraId="498C3F7D" w14:textId="546A15DB" w:rsidR="006A29D5" w:rsidRDefault="004F038D">
          <w:pPr>
            <w:pStyle w:val="13"/>
            <w:tabs>
              <w:tab w:val="left" w:pos="480"/>
              <w:tab w:val="right" w:leader="dot" w:pos="9911"/>
            </w:tabs>
            <w:rPr>
              <w:rFonts w:asciiTheme="minorHAnsi" w:eastAsiaTheme="minorEastAsia" w:hAnsiTheme="minorHAnsi" w:cstheme="minorBidi"/>
              <w:b w:val="0"/>
              <w:noProof/>
              <w:kern w:val="2"/>
              <w:sz w:val="24"/>
              <w14:ligatures w14:val="standardContextual"/>
            </w:rPr>
          </w:pPr>
          <w:r w:rsidRPr="00602489">
            <w:rPr>
              <w:rFonts w:ascii="Times New Roman" w:hAnsi="Times New Roman"/>
              <w:b w:val="0"/>
              <w:sz w:val="24"/>
            </w:rPr>
            <w:fldChar w:fldCharType="begin"/>
          </w:r>
          <w:r w:rsidRPr="00602489">
            <w:rPr>
              <w:rFonts w:ascii="Times New Roman" w:hAnsi="Times New Roman"/>
              <w:sz w:val="24"/>
            </w:rPr>
            <w:instrText xml:space="preserve"> TOC \o "1-3" \h \z \u </w:instrText>
          </w:r>
          <w:r w:rsidRPr="00602489">
            <w:rPr>
              <w:rFonts w:ascii="Times New Roman" w:hAnsi="Times New Roman"/>
              <w:b w:val="0"/>
              <w:sz w:val="24"/>
            </w:rPr>
            <w:fldChar w:fldCharType="separate"/>
          </w:r>
          <w:r w:rsidR="006A29D5">
            <w:fldChar w:fldCharType="begin"/>
          </w:r>
          <w:r w:rsidR="006A29D5">
            <w:instrText>HYPERLINK \l "_Toc210631383"</w:instrText>
          </w:r>
          <w:r w:rsidR="006A29D5">
            <w:fldChar w:fldCharType="separate"/>
          </w:r>
          <w:r w:rsidR="006A29D5" w:rsidRPr="00C54145">
            <w:rPr>
              <w:rStyle w:val="aa"/>
              <w:rFonts w:ascii="Times New Roman" w:hAnsi="Times New Roman"/>
              <w:bCs/>
              <w:noProof/>
            </w:rPr>
            <w:t>1.</w:t>
          </w:r>
          <w:r w:rsidR="006A29D5">
            <w:rPr>
              <w:rFonts w:asciiTheme="minorHAnsi" w:eastAsiaTheme="minorEastAsia" w:hAnsiTheme="minorHAnsi" w:cstheme="minorBidi"/>
              <w:b w:val="0"/>
              <w:noProof/>
              <w:kern w:val="2"/>
              <w:sz w:val="24"/>
              <w14:ligatures w14:val="standardContextual"/>
            </w:rPr>
            <w:tab/>
          </w:r>
          <w:r w:rsidR="006A29D5" w:rsidRPr="00C54145">
            <w:rPr>
              <w:rStyle w:val="aa"/>
              <w:rFonts w:ascii="Times New Roman" w:hAnsi="Times New Roman"/>
              <w:bCs/>
              <w:noProof/>
            </w:rPr>
            <w:t>Термины и определения</w:t>
          </w:r>
          <w:r w:rsidR="006A29D5">
            <w:rPr>
              <w:noProof/>
              <w:webHidden/>
            </w:rPr>
            <w:tab/>
          </w:r>
          <w:r w:rsidR="006A29D5">
            <w:rPr>
              <w:noProof/>
              <w:webHidden/>
            </w:rPr>
            <w:fldChar w:fldCharType="begin"/>
          </w:r>
          <w:r w:rsidR="006A29D5">
            <w:rPr>
              <w:noProof/>
              <w:webHidden/>
            </w:rPr>
            <w:instrText xml:space="preserve"> PAGEREF _Toc210631383 \h </w:instrText>
          </w:r>
          <w:r w:rsidR="006A29D5">
            <w:rPr>
              <w:noProof/>
              <w:webHidden/>
            </w:rPr>
          </w:r>
          <w:r w:rsidR="006A29D5">
            <w:rPr>
              <w:noProof/>
              <w:webHidden/>
            </w:rPr>
            <w:fldChar w:fldCharType="separate"/>
          </w:r>
          <w:r w:rsidR="006A29D5">
            <w:rPr>
              <w:noProof/>
              <w:webHidden/>
            </w:rPr>
            <w:t>3</w:t>
          </w:r>
          <w:r w:rsidR="006A29D5">
            <w:rPr>
              <w:noProof/>
              <w:webHidden/>
            </w:rPr>
            <w:fldChar w:fldCharType="end"/>
          </w:r>
          <w:r w:rsidR="006A29D5">
            <w:fldChar w:fldCharType="end"/>
          </w:r>
        </w:p>
        <w:p w14:paraId="246C7029" w14:textId="099DEBAA" w:rsidR="006A29D5" w:rsidRDefault="006A29D5">
          <w:pPr>
            <w:pStyle w:val="13"/>
            <w:tabs>
              <w:tab w:val="left" w:pos="48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"_Toc210631384"</w:instrText>
          </w:r>
          <w:r>
            <w:fldChar w:fldCharType="separate"/>
          </w:r>
          <w:r w:rsidRPr="00C54145">
            <w:rPr>
              <w:rStyle w:val="aa"/>
              <w:rFonts w:ascii="Times New Roman" w:hAnsi="Times New Roman"/>
              <w:bCs/>
              <w:noProof/>
            </w:rPr>
            <w:t>2.</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Введение</w:t>
          </w:r>
          <w:r>
            <w:rPr>
              <w:noProof/>
              <w:webHidden/>
            </w:rPr>
            <w:tab/>
          </w:r>
          <w:r>
            <w:rPr>
              <w:noProof/>
              <w:webHidden/>
            </w:rPr>
            <w:fldChar w:fldCharType="begin"/>
          </w:r>
          <w:r>
            <w:rPr>
              <w:noProof/>
              <w:webHidden/>
            </w:rPr>
            <w:instrText xml:space="preserve"> PAGEREF _Toc210631384 \h </w:instrText>
          </w:r>
          <w:r>
            <w:rPr>
              <w:noProof/>
              <w:webHidden/>
            </w:rPr>
          </w:r>
          <w:r>
            <w:rPr>
              <w:noProof/>
              <w:webHidden/>
            </w:rPr>
            <w:fldChar w:fldCharType="separate"/>
          </w:r>
          <w:r>
            <w:rPr>
              <w:noProof/>
              <w:webHidden/>
            </w:rPr>
            <w:t>4</w:t>
          </w:r>
          <w:r>
            <w:rPr>
              <w:noProof/>
              <w:webHidden/>
            </w:rPr>
            <w:fldChar w:fldCharType="end"/>
          </w:r>
          <w:r>
            <w:fldChar w:fldCharType="end"/>
          </w:r>
        </w:p>
        <w:p w14:paraId="6F178EE3" w14:textId="1C5DBD1E" w:rsidR="006A29D5" w:rsidRDefault="006A29D5">
          <w:pPr>
            <w:pStyle w:val="13"/>
            <w:tabs>
              <w:tab w:val="left" w:pos="48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"_Toc210631385"</w:instrText>
          </w:r>
          <w:r>
            <w:fldChar w:fldCharType="separate"/>
          </w:r>
          <w:r w:rsidRPr="00C54145">
            <w:rPr>
              <w:rStyle w:val="aa"/>
              <w:rFonts w:ascii="Times New Roman" w:hAnsi="Times New Roman"/>
              <w:bCs/>
              <w:noProof/>
            </w:rPr>
            <w:t>3.</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Общие положения</w:t>
          </w:r>
          <w:r>
            <w:rPr>
              <w:noProof/>
              <w:webHidden/>
            </w:rPr>
            <w:tab/>
          </w:r>
          <w:r>
            <w:rPr>
              <w:noProof/>
              <w:webHidden/>
            </w:rPr>
            <w:fldChar w:fldCharType="begin"/>
          </w:r>
          <w:r>
            <w:rPr>
              <w:noProof/>
              <w:webHidden/>
            </w:rPr>
            <w:instrText xml:space="preserve"> PAGEREF _Toc210631385 \h </w:instrText>
          </w:r>
          <w:r>
            <w:rPr>
              <w:noProof/>
              <w:webHidden/>
            </w:rPr>
          </w:r>
          <w:r>
            <w:rPr>
              <w:noProof/>
              <w:webHidden/>
            </w:rPr>
            <w:fldChar w:fldCharType="separate"/>
          </w:r>
          <w:r>
            <w:rPr>
              <w:noProof/>
              <w:webHidden/>
            </w:rPr>
            <w:t>4</w:t>
          </w:r>
          <w:r>
            <w:rPr>
              <w:noProof/>
              <w:webHidden/>
            </w:rPr>
            <w:fldChar w:fldCharType="end"/>
          </w:r>
          <w:r>
            <w:fldChar w:fldCharType="end"/>
          </w:r>
        </w:p>
        <w:p w14:paraId="75D18AEE" w14:textId="7B479F47" w:rsidR="006A29D5" w:rsidRDefault="006A29D5">
          <w:pPr>
            <w:pStyle w:val="13"/>
            <w:tabs>
              <w:tab w:val="left" w:pos="48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"_Toc210631386"</w:instrText>
          </w:r>
          <w:r>
            <w:fldChar w:fldCharType="separate"/>
          </w:r>
          <w:r w:rsidRPr="00C54145">
            <w:rPr>
              <w:rStyle w:val="aa"/>
              <w:rFonts w:ascii="Times New Roman" w:hAnsi="Times New Roman"/>
              <w:bCs/>
              <w:noProof/>
            </w:rPr>
            <w:t>4.</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Архитектурный подход к формированию классификатора</w:t>
          </w:r>
          <w:r>
            <w:rPr>
              <w:noProof/>
              <w:webHidden/>
            </w:rPr>
            <w:tab/>
          </w:r>
          <w:r>
            <w:rPr>
              <w:noProof/>
              <w:webHidden/>
            </w:rPr>
            <w:fldChar w:fldCharType="begin"/>
          </w:r>
          <w:r>
            <w:rPr>
              <w:noProof/>
              <w:webHidden/>
            </w:rPr>
            <w:instrText xml:space="preserve"> PAGEREF _Toc210631386 \h </w:instrText>
          </w:r>
          <w:r>
            <w:rPr>
              <w:noProof/>
              <w:webHidden/>
            </w:rPr>
          </w:r>
          <w:r>
            <w:rPr>
              <w:noProof/>
              <w:webHidden/>
            </w:rPr>
            <w:fldChar w:fldCharType="separate"/>
          </w:r>
          <w:r>
            <w:rPr>
              <w:noProof/>
              <w:webHidden/>
            </w:rPr>
            <w:t>4</w:t>
          </w:r>
          <w:r>
            <w:rPr>
              <w:noProof/>
              <w:webHidden/>
            </w:rPr>
            <w:fldChar w:fldCharType="end"/>
          </w:r>
          <w:r>
            <w:fldChar w:fldCharType="end"/>
          </w:r>
        </w:p>
        <w:p w14:paraId="02CBBF08" w14:textId="3E66DB51" w:rsidR="006A29D5" w:rsidRDefault="006A29D5">
          <w:pPr>
            <w:pStyle w:val="13"/>
            <w:tabs>
              <w:tab w:val="left" w:pos="48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"_Toc210631387"</w:instrText>
          </w:r>
          <w:r>
            <w:fldChar w:fldCharType="separate"/>
          </w:r>
          <w:r w:rsidRPr="00C54145">
            <w:rPr>
              <w:rStyle w:val="aa"/>
              <w:rFonts w:ascii="Times New Roman" w:hAnsi="Times New Roman"/>
              <w:bCs/>
              <w:noProof/>
            </w:rPr>
            <w:t>5.</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Принципы классификации</w:t>
          </w:r>
          <w:r>
            <w:rPr>
              <w:noProof/>
              <w:webHidden/>
            </w:rPr>
            <w:tab/>
          </w:r>
          <w:r>
            <w:rPr>
              <w:noProof/>
              <w:webHidden/>
            </w:rPr>
            <w:fldChar w:fldCharType="begin"/>
          </w:r>
          <w:r>
            <w:rPr>
              <w:noProof/>
              <w:webHidden/>
            </w:rPr>
            <w:instrText xml:space="preserve"> PAGEREF _Toc210631387 \h </w:instrText>
          </w:r>
          <w:r>
            <w:rPr>
              <w:noProof/>
              <w:webHidden/>
            </w:rPr>
          </w:r>
          <w:r>
            <w:rPr>
              <w:noProof/>
              <w:webHidden/>
            </w:rPr>
            <w:fldChar w:fldCharType="separate"/>
          </w:r>
          <w:r>
            <w:rPr>
              <w:noProof/>
              <w:webHidden/>
            </w:rPr>
            <w:t>7</w:t>
          </w:r>
          <w:r>
            <w:rPr>
              <w:noProof/>
              <w:webHidden/>
            </w:rPr>
            <w:fldChar w:fldCharType="end"/>
          </w:r>
          <w:r>
            <w:fldChar w:fldCharType="end"/>
          </w:r>
        </w:p>
        <w:p w14:paraId="5D6C3F0A" w14:textId="7BF90092" w:rsidR="006A29D5" w:rsidRDefault="006A29D5">
          <w:pPr>
            <w:pStyle w:val="13"/>
            <w:tabs>
              <w:tab w:val="left" w:pos="48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"_Toc210631388"</w:instrText>
          </w:r>
          <w:r>
            <w:fldChar w:fldCharType="separate"/>
          </w:r>
          <w:r w:rsidRPr="00C54145">
            <w:rPr>
              <w:rStyle w:val="aa"/>
              <w:rFonts w:ascii="Times New Roman" w:hAnsi="Times New Roman"/>
              <w:bCs/>
              <w:noProof/>
            </w:rPr>
            <w:t>6.</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Правила формирования классов</w:t>
          </w:r>
          <w:r>
            <w:rPr>
              <w:noProof/>
              <w:webHidden/>
            </w:rPr>
            <w:tab/>
          </w:r>
          <w:r>
            <w:rPr>
              <w:noProof/>
              <w:webHidden/>
            </w:rPr>
            <w:fldChar w:fldCharType="begin"/>
          </w:r>
          <w:r>
            <w:rPr>
              <w:noProof/>
              <w:webHidden/>
            </w:rPr>
            <w:instrText xml:space="preserve"> PAGEREF _Toc210631388 \h </w:instrText>
          </w:r>
          <w:r>
            <w:rPr>
              <w:noProof/>
              <w:webHidden/>
            </w:rPr>
          </w:r>
          <w:r>
            <w:rPr>
              <w:noProof/>
              <w:webHidden/>
            </w:rPr>
            <w:fldChar w:fldCharType="separate"/>
          </w:r>
          <w:r>
            <w:rPr>
              <w:noProof/>
              <w:webHidden/>
            </w:rPr>
            <w:t>10</w:t>
          </w:r>
          <w:r>
            <w:rPr>
              <w:noProof/>
              <w:webHidden/>
            </w:rPr>
            <w:fldChar w:fldCharType="end"/>
          </w:r>
          <w:r>
            <w:fldChar w:fldCharType="end"/>
          </w:r>
        </w:p>
        <w:p w14:paraId="1CBB5820" w14:textId="4E97C57B" w:rsidR="006A29D5" w:rsidRDefault="006A29D5">
          <w:pPr>
            <w:pStyle w:val="13"/>
            <w:tabs>
              <w:tab w:val="left" w:pos="48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"_Toc210631389"</w:instrText>
          </w:r>
          <w:r>
            <w:fldChar w:fldCharType="separate"/>
          </w:r>
          <w:r w:rsidRPr="00C54145">
            <w:rPr>
              <w:rStyle w:val="aa"/>
              <w:rFonts w:ascii="Times New Roman" w:hAnsi="Times New Roman"/>
              <w:bCs/>
              <w:noProof/>
            </w:rPr>
            <w:t>7.</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Требования к наименованиям классов</w:t>
          </w:r>
          <w:r>
            <w:rPr>
              <w:noProof/>
              <w:webHidden/>
            </w:rPr>
            <w:tab/>
          </w:r>
          <w:r>
            <w:rPr>
              <w:noProof/>
              <w:webHidden/>
            </w:rPr>
            <w:fldChar w:fldCharType="begin"/>
          </w:r>
          <w:r>
            <w:rPr>
              <w:noProof/>
              <w:webHidden/>
            </w:rPr>
            <w:instrText xml:space="preserve"> PAGEREF _Toc210631389 \h </w:instrText>
          </w:r>
          <w:r>
            <w:rPr>
              <w:noProof/>
              <w:webHidden/>
            </w:rPr>
          </w:r>
          <w:r>
            <w:rPr>
              <w:noProof/>
              <w:webHidden/>
            </w:rPr>
            <w:fldChar w:fldCharType="separate"/>
          </w:r>
          <w:r>
            <w:rPr>
              <w:noProof/>
              <w:webHidden/>
            </w:rPr>
            <w:t>10</w:t>
          </w:r>
          <w:r>
            <w:rPr>
              <w:noProof/>
              <w:webHidden/>
            </w:rPr>
            <w:fldChar w:fldCharType="end"/>
          </w:r>
          <w:r>
            <w:fldChar w:fldCharType="end"/>
          </w:r>
        </w:p>
        <w:p w14:paraId="5A3086E9" w14:textId="57E54E8C" w:rsidR="006A29D5" w:rsidRDefault="006A29D5">
          <w:pPr>
            <w:pStyle w:val="13"/>
            <w:tabs>
              <w:tab w:val="left" w:pos="48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"_Toc210631390"</w:instrText>
          </w:r>
          <w:r>
            <w:fldChar w:fldCharType="separate"/>
          </w:r>
          <w:r w:rsidRPr="00C54145">
            <w:rPr>
              <w:rStyle w:val="aa"/>
              <w:rFonts w:ascii="Times New Roman" w:hAnsi="Times New Roman"/>
              <w:bCs/>
              <w:noProof/>
            </w:rPr>
            <w:t>8.</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Требование к наименованиям Шаблонов класса</w:t>
          </w:r>
          <w:r>
            <w:rPr>
              <w:noProof/>
              <w:webHidden/>
            </w:rPr>
            <w:tab/>
          </w:r>
          <w:r>
            <w:rPr>
              <w:noProof/>
              <w:webHidden/>
            </w:rPr>
            <w:fldChar w:fldCharType="begin"/>
          </w:r>
          <w:r>
            <w:rPr>
              <w:noProof/>
              <w:webHidden/>
            </w:rPr>
            <w:instrText xml:space="preserve"> PAGEREF _Toc210631390 \h </w:instrText>
          </w:r>
          <w:r>
            <w:rPr>
              <w:noProof/>
              <w:webHidden/>
            </w:rPr>
          </w:r>
          <w:r>
            <w:rPr>
              <w:noProof/>
              <w:webHidden/>
            </w:rPr>
            <w:fldChar w:fldCharType="separate"/>
          </w:r>
          <w:r>
            <w:rPr>
              <w:noProof/>
              <w:webHidden/>
            </w:rPr>
            <w:t>12</w:t>
          </w:r>
          <w:r>
            <w:rPr>
              <w:noProof/>
              <w:webHidden/>
            </w:rPr>
            <w:fldChar w:fldCharType="end"/>
          </w:r>
          <w:r>
            <w:fldChar w:fldCharType="end"/>
          </w:r>
        </w:p>
        <w:p w14:paraId="12B476D5" w14:textId="7D922F4A" w:rsidR="006A29D5" w:rsidRDefault="006A29D5">
          <w:pPr>
            <w:pStyle w:val="13"/>
            <w:tabs>
              <w:tab w:val="left" w:pos="48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"_Toc210631391"</w:instrText>
          </w:r>
          <w:r>
            <w:fldChar w:fldCharType="separate"/>
          </w:r>
          <w:r w:rsidRPr="00C54145">
            <w:rPr>
              <w:rStyle w:val="aa"/>
              <w:rFonts w:ascii="Times New Roman" w:eastAsiaTheme="minorHAnsi" w:hAnsi="Times New Roman"/>
              <w:bCs/>
              <w:noProof/>
            </w:rPr>
            <w:t>9.</w:t>
          </w:r>
          <w:r>
            <w:rPr>
              <w:rFonts w:asciiTheme="minorHAnsi" w:eastAsiaTheme="minorEastAsia" w:hAnsiTheme="minorHAnsi" w:cstheme="minorBidi"/>
              <w:b w:val="0"/>
              <w:noProof/>
              <w:kern w:val="2"/>
              <w:sz w:val="24"/>
              <w14:ligatures w14:val="standardContextual"/>
            </w:rPr>
            <w:tab/>
          </w:r>
          <w:r w:rsidRPr="00C54145">
            <w:rPr>
              <w:rStyle w:val="aa"/>
              <w:rFonts w:ascii="Times New Roman" w:eastAsiaTheme="minorHAnsi" w:hAnsi="Times New Roman"/>
              <w:bCs/>
              <w:noProof/>
            </w:rPr>
            <w:t>Требование к наименованиям атрибутов</w:t>
          </w:r>
          <w:r>
            <w:rPr>
              <w:noProof/>
              <w:webHidden/>
            </w:rPr>
            <w:tab/>
          </w:r>
          <w:r>
            <w:rPr>
              <w:noProof/>
              <w:webHidden/>
            </w:rPr>
            <w:fldChar w:fldCharType="begin"/>
          </w:r>
          <w:r>
            <w:rPr>
              <w:noProof/>
              <w:webHidden/>
            </w:rPr>
            <w:instrText xml:space="preserve"> PAGEREF _Toc210631391 \h </w:instrText>
          </w:r>
          <w:r>
            <w:rPr>
              <w:noProof/>
              <w:webHidden/>
            </w:rPr>
          </w:r>
          <w:r>
            <w:rPr>
              <w:noProof/>
              <w:webHidden/>
            </w:rPr>
            <w:fldChar w:fldCharType="separate"/>
          </w:r>
          <w:r>
            <w:rPr>
              <w:noProof/>
              <w:webHidden/>
            </w:rPr>
            <w:t>13</w:t>
          </w:r>
          <w:r>
            <w:rPr>
              <w:noProof/>
              <w:webHidden/>
            </w:rPr>
            <w:fldChar w:fldCharType="end"/>
          </w:r>
          <w:r>
            <w:fldChar w:fldCharType="end"/>
          </w:r>
        </w:p>
        <w:p w14:paraId="303F8938" w14:textId="19169DF3" w:rsidR="006A29D5" w:rsidRDefault="006A29D5">
          <w:pPr>
            <w:pStyle w:val="13"/>
            <w:tabs>
              <w:tab w:val="left" w:pos="72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"_Toc210631392"</w:instrText>
          </w:r>
          <w:r>
            <w:fldChar w:fldCharType="separate"/>
          </w:r>
          <w:r w:rsidRPr="00C54145">
            <w:rPr>
              <w:rStyle w:val="aa"/>
              <w:rFonts w:ascii="Times New Roman" w:hAnsi="Times New Roman"/>
              <w:bCs/>
              <w:noProof/>
            </w:rPr>
            <w:t>10.</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Виды классов</w:t>
          </w:r>
          <w:r>
            <w:rPr>
              <w:noProof/>
              <w:webHidden/>
            </w:rPr>
            <w:tab/>
          </w:r>
          <w:r>
            <w:rPr>
              <w:noProof/>
              <w:webHidden/>
            </w:rPr>
            <w:fldChar w:fldCharType="begin"/>
          </w:r>
          <w:r>
            <w:rPr>
              <w:noProof/>
              <w:webHidden/>
            </w:rPr>
            <w:instrText xml:space="preserve"> PAGEREF _Toc210631392 \h </w:instrText>
          </w:r>
          <w:r>
            <w:rPr>
              <w:noProof/>
              <w:webHidden/>
            </w:rPr>
          </w:r>
          <w:r>
            <w:rPr>
              <w:noProof/>
              <w:webHidden/>
            </w:rPr>
            <w:fldChar w:fldCharType="separate"/>
          </w:r>
          <w:r>
            <w:rPr>
              <w:noProof/>
              <w:webHidden/>
            </w:rPr>
            <w:t>13</w:t>
          </w:r>
          <w:r>
            <w:rPr>
              <w:noProof/>
              <w:webHidden/>
            </w:rPr>
            <w:fldChar w:fldCharType="end"/>
          </w:r>
          <w:r>
            <w:fldChar w:fldCharType="end"/>
          </w:r>
        </w:p>
        <w:p w14:paraId="107FF9E5" w14:textId="502CF270" w:rsidR="006A29D5" w:rsidRDefault="006A29D5">
          <w:pPr>
            <w:pStyle w:val="13"/>
            <w:tabs>
              <w:tab w:val="left" w:pos="72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"_Toc210631393"</w:instrText>
          </w:r>
          <w:r>
            <w:fldChar w:fldCharType="separate"/>
          </w:r>
          <w:r w:rsidRPr="00C54145">
            <w:rPr>
              <w:rStyle w:val="aa"/>
              <w:rFonts w:ascii="Times New Roman" w:hAnsi="Times New Roman"/>
              <w:bCs/>
              <w:noProof/>
            </w:rPr>
            <w:t>11.</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Правила включения атрибута в Шаблон класса</w:t>
          </w:r>
          <w:r>
            <w:rPr>
              <w:noProof/>
              <w:webHidden/>
            </w:rPr>
            <w:tab/>
          </w:r>
          <w:r>
            <w:rPr>
              <w:noProof/>
              <w:webHidden/>
            </w:rPr>
            <w:fldChar w:fldCharType="begin"/>
          </w:r>
          <w:r>
            <w:rPr>
              <w:noProof/>
              <w:webHidden/>
            </w:rPr>
            <w:instrText xml:space="preserve"> PAGEREF _Toc210631393 \h </w:instrText>
          </w:r>
          <w:r>
            <w:rPr>
              <w:noProof/>
              <w:webHidden/>
            </w:rPr>
          </w:r>
          <w:r>
            <w:rPr>
              <w:noProof/>
              <w:webHidden/>
            </w:rPr>
            <w:fldChar w:fldCharType="separate"/>
          </w:r>
          <w:r>
            <w:rPr>
              <w:noProof/>
              <w:webHidden/>
            </w:rPr>
            <w:t>14</w:t>
          </w:r>
          <w:r>
            <w:rPr>
              <w:noProof/>
              <w:webHidden/>
            </w:rPr>
            <w:fldChar w:fldCharType="end"/>
          </w:r>
          <w:r>
            <w:fldChar w:fldCharType="end"/>
          </w:r>
        </w:p>
        <w:p w14:paraId="18A283C9" w14:textId="0A832D1E" w:rsidR="006A29D5" w:rsidRDefault="006A29D5">
          <w:pPr>
            <w:pStyle w:val="13"/>
            <w:tabs>
              <w:tab w:val="left" w:pos="72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"_Toc210631394"</w:instrText>
          </w:r>
          <w:r>
            <w:fldChar w:fldCharType="separate"/>
          </w:r>
          <w:r w:rsidRPr="00C54145">
            <w:rPr>
              <w:rStyle w:val="aa"/>
              <w:rFonts w:ascii="Times New Roman" w:hAnsi="Times New Roman"/>
              <w:bCs/>
              <w:noProof/>
            </w:rPr>
            <w:t>12.</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Правила присвоения класса</w:t>
          </w:r>
          <w:r>
            <w:rPr>
              <w:noProof/>
              <w:webHidden/>
            </w:rPr>
            <w:tab/>
          </w:r>
          <w:r>
            <w:rPr>
              <w:noProof/>
              <w:webHidden/>
            </w:rPr>
            <w:fldChar w:fldCharType="begin"/>
          </w:r>
          <w:r>
            <w:rPr>
              <w:noProof/>
              <w:webHidden/>
            </w:rPr>
            <w:instrText xml:space="preserve"> PAGEREF _Toc210631394 \h </w:instrText>
          </w:r>
          <w:r>
            <w:rPr>
              <w:noProof/>
              <w:webHidden/>
            </w:rPr>
          </w:r>
          <w:r>
            <w:rPr>
              <w:noProof/>
              <w:webHidden/>
            </w:rPr>
            <w:fldChar w:fldCharType="separate"/>
          </w:r>
          <w:r>
            <w:rPr>
              <w:noProof/>
              <w:webHidden/>
            </w:rPr>
            <w:t>14</w:t>
          </w:r>
          <w:r>
            <w:rPr>
              <w:noProof/>
              <w:webHidden/>
            </w:rPr>
            <w:fldChar w:fldCharType="end"/>
          </w:r>
          <w:r>
            <w:fldChar w:fldCharType="end"/>
          </w:r>
        </w:p>
        <w:p w14:paraId="2DA67556" w14:textId="27ECCB58" w:rsidR="006A29D5" w:rsidRDefault="006A29D5">
          <w:pPr>
            <w:pStyle w:val="13"/>
            <w:tabs>
              <w:tab w:val="left" w:pos="72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"_Toc210631395"</w:instrText>
          </w:r>
          <w:r>
            <w:fldChar w:fldCharType="separate"/>
          </w:r>
          <w:r w:rsidRPr="00C54145">
            <w:rPr>
              <w:rStyle w:val="aa"/>
              <w:rFonts w:ascii="Times New Roman" w:hAnsi="Times New Roman"/>
              <w:bCs/>
              <w:noProof/>
            </w:rPr>
            <w:t>13.</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Правила расширения классов</w:t>
          </w:r>
          <w:r>
            <w:rPr>
              <w:noProof/>
              <w:webHidden/>
            </w:rPr>
            <w:tab/>
          </w:r>
          <w:r>
            <w:rPr>
              <w:noProof/>
              <w:webHidden/>
            </w:rPr>
            <w:fldChar w:fldCharType="begin"/>
          </w:r>
          <w:r>
            <w:rPr>
              <w:noProof/>
              <w:webHidden/>
            </w:rPr>
            <w:instrText xml:space="preserve"> PAGEREF _Toc210631395 \h </w:instrText>
          </w:r>
          <w:r>
            <w:rPr>
              <w:noProof/>
              <w:webHidden/>
            </w:rPr>
          </w:r>
          <w:r>
            <w:rPr>
              <w:noProof/>
              <w:webHidden/>
            </w:rPr>
            <w:fldChar w:fldCharType="separate"/>
          </w:r>
          <w:r>
            <w:rPr>
              <w:noProof/>
              <w:webHidden/>
            </w:rPr>
            <w:t>15</w:t>
          </w:r>
          <w:r>
            <w:rPr>
              <w:noProof/>
              <w:webHidden/>
            </w:rPr>
            <w:fldChar w:fldCharType="end"/>
          </w:r>
          <w:r>
            <w:fldChar w:fldCharType="end"/>
          </w:r>
        </w:p>
        <w:p w14:paraId="65F02A60" w14:textId="6F574F2A" w:rsidR="006A29D5" w:rsidRDefault="006A29D5">
          <w:pPr>
            <w:pStyle w:val="13"/>
            <w:tabs>
              <w:tab w:val="left" w:pos="72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"_Toc210631396"</w:instrText>
          </w:r>
          <w:r>
            <w:fldChar w:fldCharType="separate"/>
          </w:r>
          <w:r w:rsidRPr="00C54145">
            <w:rPr>
              <w:rStyle w:val="aa"/>
              <w:rFonts w:ascii="Times New Roman" w:hAnsi="Times New Roman"/>
              <w:bCs/>
              <w:noProof/>
            </w:rPr>
            <w:t>14.</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Коды классов классификатора</w:t>
          </w:r>
          <w:r>
            <w:rPr>
              <w:noProof/>
              <w:webHidden/>
            </w:rPr>
            <w:tab/>
          </w:r>
          <w:r>
            <w:rPr>
              <w:noProof/>
              <w:webHidden/>
            </w:rPr>
            <w:fldChar w:fldCharType="begin"/>
          </w:r>
          <w:r>
            <w:rPr>
              <w:noProof/>
              <w:webHidden/>
            </w:rPr>
            <w:instrText xml:space="preserve"> PAGEREF _Toc210631396 \h </w:instrText>
          </w:r>
          <w:r>
            <w:rPr>
              <w:noProof/>
              <w:webHidden/>
            </w:rPr>
          </w:r>
          <w:r>
            <w:rPr>
              <w:noProof/>
              <w:webHidden/>
            </w:rPr>
            <w:fldChar w:fldCharType="separate"/>
          </w:r>
          <w:r>
            <w:rPr>
              <w:noProof/>
              <w:webHidden/>
            </w:rPr>
            <w:t>15</w:t>
          </w:r>
          <w:r>
            <w:rPr>
              <w:noProof/>
              <w:webHidden/>
            </w:rPr>
            <w:fldChar w:fldCharType="end"/>
          </w:r>
          <w:r>
            <w:fldChar w:fldCharType="end"/>
          </w:r>
        </w:p>
        <w:p w14:paraId="49967F50" w14:textId="1D65662C" w:rsidR="006A29D5" w:rsidRDefault="006A29D5">
          <w:pPr>
            <w:pStyle w:val="13"/>
            <w:tabs>
              <w:tab w:val="left" w:pos="72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"_Toc210631397"</w:instrText>
          </w:r>
          <w:r>
            <w:fldChar w:fldCharType="separate"/>
          </w:r>
          <w:r w:rsidRPr="00C54145">
            <w:rPr>
              <w:rStyle w:val="aa"/>
              <w:rFonts w:ascii="Times New Roman" w:hAnsi="Times New Roman"/>
              <w:bCs/>
              <w:noProof/>
            </w:rPr>
            <w:t>15.</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Условия ограничения классификации</w:t>
          </w:r>
          <w:r>
            <w:rPr>
              <w:noProof/>
              <w:webHidden/>
            </w:rPr>
            <w:tab/>
          </w:r>
          <w:r>
            <w:rPr>
              <w:noProof/>
              <w:webHidden/>
            </w:rPr>
            <w:fldChar w:fldCharType="begin"/>
          </w:r>
          <w:r>
            <w:rPr>
              <w:noProof/>
              <w:webHidden/>
            </w:rPr>
            <w:instrText xml:space="preserve"> PAGEREF _Toc210631397 \h </w:instrText>
          </w:r>
          <w:r>
            <w:rPr>
              <w:noProof/>
              <w:webHidden/>
            </w:rPr>
          </w:r>
          <w:r>
            <w:rPr>
              <w:noProof/>
              <w:webHidden/>
            </w:rPr>
            <w:fldChar w:fldCharType="separate"/>
          </w:r>
          <w:r>
            <w:rPr>
              <w:noProof/>
              <w:webHidden/>
            </w:rPr>
            <w:t>16</w:t>
          </w:r>
          <w:r>
            <w:rPr>
              <w:noProof/>
              <w:webHidden/>
            </w:rPr>
            <w:fldChar w:fldCharType="end"/>
          </w:r>
          <w:r>
            <w:fldChar w:fldCharType="end"/>
          </w:r>
        </w:p>
        <w:p w14:paraId="2D9F031F" w14:textId="5B5E5C52" w:rsidR="006A29D5" w:rsidRDefault="006A29D5">
          <w:pPr>
            <w:pStyle w:val="13"/>
            <w:tabs>
              <w:tab w:val="left" w:pos="72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"_Toc210631398"</w:instrText>
          </w:r>
          <w:r>
            <w:fldChar w:fldCharType="separate"/>
          </w:r>
          <w:r w:rsidRPr="00C54145">
            <w:rPr>
              <w:rStyle w:val="aa"/>
              <w:rFonts w:ascii="Times New Roman" w:hAnsi="Times New Roman"/>
              <w:bCs/>
              <w:noProof/>
            </w:rPr>
            <w:t>16.</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Требование к управлению реестром метаданных классификатора</w:t>
          </w:r>
          <w:r>
            <w:rPr>
              <w:noProof/>
              <w:webHidden/>
            </w:rPr>
            <w:tab/>
          </w:r>
          <w:r>
            <w:rPr>
              <w:noProof/>
              <w:webHidden/>
            </w:rPr>
            <w:fldChar w:fldCharType="begin"/>
          </w:r>
          <w:r>
            <w:rPr>
              <w:noProof/>
              <w:webHidden/>
            </w:rPr>
            <w:instrText xml:space="preserve"> PAGEREF _Toc210631398 \h </w:instrText>
          </w:r>
          <w:r>
            <w:rPr>
              <w:noProof/>
              <w:webHidden/>
            </w:rPr>
          </w:r>
          <w:r>
            <w:rPr>
              <w:noProof/>
              <w:webHidden/>
            </w:rPr>
            <w:fldChar w:fldCharType="separate"/>
          </w:r>
          <w:r>
            <w:rPr>
              <w:noProof/>
              <w:webHidden/>
            </w:rPr>
            <w:t>16</w:t>
          </w:r>
          <w:r>
            <w:rPr>
              <w:noProof/>
              <w:webHidden/>
            </w:rPr>
            <w:fldChar w:fldCharType="end"/>
          </w:r>
          <w:r>
            <w:fldChar w:fldCharType="end"/>
          </w:r>
        </w:p>
        <w:p w14:paraId="484774AF" w14:textId="39B74272" w:rsidR="006A29D5" w:rsidRDefault="006A29D5">
          <w:pPr>
            <w:pStyle w:val="13"/>
            <w:tabs>
              <w:tab w:val="left" w:pos="72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"_Toc210631399"</w:instrText>
          </w:r>
          <w:r>
            <w:fldChar w:fldCharType="separate"/>
          </w:r>
          <w:r w:rsidRPr="00C54145">
            <w:rPr>
              <w:rStyle w:val="aa"/>
              <w:rFonts w:ascii="Times New Roman" w:hAnsi="Times New Roman"/>
              <w:bCs/>
              <w:noProof/>
            </w:rPr>
            <w:t>17.</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Порядок пересмотра классификатора и внесения изменений</w:t>
          </w:r>
          <w:r>
            <w:rPr>
              <w:noProof/>
              <w:webHidden/>
            </w:rPr>
            <w:tab/>
          </w:r>
          <w:r>
            <w:rPr>
              <w:noProof/>
              <w:webHidden/>
            </w:rPr>
            <w:fldChar w:fldCharType="begin"/>
          </w:r>
          <w:r>
            <w:rPr>
              <w:noProof/>
              <w:webHidden/>
            </w:rPr>
            <w:instrText xml:space="preserve"> PAGEREF _Toc210631399 \h </w:instrText>
          </w:r>
          <w:r>
            <w:rPr>
              <w:noProof/>
              <w:webHidden/>
            </w:rPr>
          </w:r>
          <w:r>
            <w:rPr>
              <w:noProof/>
              <w:webHidden/>
            </w:rPr>
            <w:fldChar w:fldCharType="separate"/>
          </w:r>
          <w:r>
            <w:rPr>
              <w:noProof/>
              <w:webHidden/>
            </w:rPr>
            <w:t>17</w:t>
          </w:r>
          <w:r>
            <w:rPr>
              <w:noProof/>
              <w:webHidden/>
            </w:rPr>
            <w:fldChar w:fldCharType="end"/>
          </w:r>
          <w:r>
            <w:fldChar w:fldCharType="end"/>
          </w:r>
        </w:p>
        <w:p w14:paraId="78542ECB" w14:textId="3F836601" w:rsidR="006A29D5" w:rsidRDefault="006A29D5">
          <w:pPr>
            <w:pStyle w:val="13"/>
            <w:tabs>
              <w:tab w:val="left" w:pos="720"/>
              <w:tab w:val="right" w:leader="dot" w:pos="9911"/>
            </w:tabs>
            <w:rPr>
              <w:rFonts w:asciiTheme="minorHAnsi" w:eastAsiaTheme="minorEastAsia" w:hAnsiTheme="minorHAnsi" w:cstheme="minorBidi"/>
              <w:b w:val="0"/>
              <w:noProof/>
              <w:kern w:val="2"/>
              <w:sz w:val="24"/>
              <w14:ligatures w14:val="standardContextual"/>
            </w:rPr>
          </w:pPr>
          <w:r>
            <w:fldChar w:fldCharType="begin"/>
          </w:r>
          <w:r>
            <w:instrText>HYPERLINK \l "_Toc210631400"</w:instrText>
          </w:r>
          <w:r>
            <w:fldChar w:fldCharType="separate"/>
          </w:r>
          <w:r w:rsidRPr="00C54145">
            <w:rPr>
              <w:rStyle w:val="aa"/>
              <w:rFonts w:ascii="Times New Roman" w:hAnsi="Times New Roman"/>
              <w:bCs/>
              <w:noProof/>
            </w:rPr>
            <w:t>18.</w:t>
          </w:r>
          <w:r>
            <w:rPr>
              <w:rFonts w:asciiTheme="minorHAnsi" w:eastAsiaTheme="minorEastAsia" w:hAnsiTheme="minorHAnsi" w:cstheme="minorBidi"/>
              <w:b w:val="0"/>
              <w:noProof/>
              <w:kern w:val="2"/>
              <w:sz w:val="24"/>
              <w14:ligatures w14:val="standardContextual"/>
            </w:rPr>
            <w:tab/>
          </w:r>
          <w:r w:rsidRPr="00C54145">
            <w:rPr>
              <w:rStyle w:val="aa"/>
              <w:rFonts w:ascii="Times New Roman" w:hAnsi="Times New Roman"/>
              <w:bCs/>
              <w:noProof/>
            </w:rPr>
            <w:t>Порядок пересмотра и внесения изменений в стандарт</w:t>
          </w:r>
          <w:r>
            <w:rPr>
              <w:noProof/>
              <w:webHidden/>
            </w:rPr>
            <w:tab/>
          </w:r>
          <w:r>
            <w:rPr>
              <w:noProof/>
              <w:webHidden/>
            </w:rPr>
            <w:fldChar w:fldCharType="begin"/>
          </w:r>
          <w:r>
            <w:rPr>
              <w:noProof/>
              <w:webHidden/>
            </w:rPr>
            <w:instrText xml:space="preserve"> PAGEREF _Toc210631400 \h </w:instrText>
          </w:r>
          <w:r>
            <w:rPr>
              <w:noProof/>
              <w:webHidden/>
            </w:rPr>
          </w:r>
          <w:r>
            <w:rPr>
              <w:noProof/>
              <w:webHidden/>
            </w:rPr>
            <w:fldChar w:fldCharType="separate"/>
          </w:r>
          <w:r>
            <w:rPr>
              <w:noProof/>
              <w:webHidden/>
            </w:rPr>
            <w:t>18</w:t>
          </w:r>
          <w:r>
            <w:rPr>
              <w:noProof/>
              <w:webHidden/>
            </w:rPr>
            <w:fldChar w:fldCharType="end"/>
          </w:r>
          <w:r>
            <w:fldChar w:fldCharType="end"/>
          </w:r>
        </w:p>
        <w:p w14:paraId="319F2855" w14:textId="50941E0D" w:rsidR="004F038D" w:rsidRPr="00602489" w:rsidRDefault="004F038D" w:rsidP="004F038D">
          <w:pPr>
            <w:rPr>
              <w:rFonts w:ascii="Times New Roman" w:hAnsi="Times New Roman"/>
              <w:sz w:val="24"/>
            </w:rPr>
          </w:pPr>
          <w:r w:rsidRPr="00602489">
            <w:rPr>
              <w:rFonts w:ascii="Times New Roman" w:hAnsi="Times New Roman"/>
              <w:b/>
              <w:bCs/>
              <w:sz w:val="24"/>
            </w:rPr>
            <w:fldChar w:fldCharType="end"/>
          </w:r>
        </w:p>
      </w:sdtContent>
    </w:sdt>
    <w:p w14:paraId="41DB2384" w14:textId="77777777" w:rsidR="004F038D" w:rsidRPr="00602489" w:rsidRDefault="004F038D" w:rsidP="004F038D">
      <w:pPr>
        <w:jc w:val="both"/>
        <w:rPr>
          <w:rFonts w:ascii="Times New Roman" w:hAnsi="Times New Roman"/>
          <w:sz w:val="24"/>
        </w:rPr>
      </w:pPr>
    </w:p>
    <w:p w14:paraId="0EEE593F" w14:textId="77777777" w:rsidR="004F038D" w:rsidRDefault="004F038D" w:rsidP="004F038D">
      <w:pPr>
        <w:jc w:val="both"/>
        <w:rPr>
          <w:rFonts w:ascii="Times New Roman" w:hAnsi="Times New Roman"/>
          <w:sz w:val="28"/>
          <w:szCs w:val="28"/>
        </w:rPr>
      </w:pPr>
    </w:p>
    <w:p w14:paraId="68E274A4" w14:textId="77777777" w:rsidR="004F038D" w:rsidRDefault="004F038D" w:rsidP="004F038D">
      <w:pPr>
        <w:jc w:val="both"/>
        <w:rPr>
          <w:rFonts w:ascii="Times New Roman" w:hAnsi="Times New Roman"/>
          <w:sz w:val="28"/>
          <w:szCs w:val="28"/>
        </w:rPr>
      </w:pPr>
    </w:p>
    <w:p w14:paraId="52A19E9B" w14:textId="77777777" w:rsidR="004F038D" w:rsidRDefault="004F038D" w:rsidP="004F038D">
      <w:pPr>
        <w:jc w:val="both"/>
        <w:rPr>
          <w:rFonts w:ascii="Times New Roman" w:hAnsi="Times New Roman"/>
          <w:sz w:val="28"/>
          <w:szCs w:val="28"/>
        </w:rPr>
      </w:pPr>
    </w:p>
    <w:p w14:paraId="1D4E70C9" w14:textId="77777777" w:rsidR="004F038D" w:rsidRDefault="004F038D" w:rsidP="004F038D">
      <w:pPr>
        <w:jc w:val="both"/>
        <w:rPr>
          <w:rFonts w:ascii="Times New Roman" w:hAnsi="Times New Roman"/>
          <w:sz w:val="28"/>
          <w:szCs w:val="28"/>
        </w:rPr>
      </w:pPr>
    </w:p>
    <w:p w14:paraId="654985A4" w14:textId="77777777" w:rsidR="004F038D" w:rsidRDefault="004F038D" w:rsidP="004F038D">
      <w:pPr>
        <w:jc w:val="right"/>
        <w:rPr>
          <w:rFonts w:ascii="Times New Roman" w:hAnsi="Times New Roman"/>
          <w:sz w:val="28"/>
          <w:szCs w:val="28"/>
        </w:rPr>
      </w:pPr>
    </w:p>
    <w:p w14:paraId="5098CE60" w14:textId="77777777" w:rsidR="004F038D" w:rsidRDefault="004F038D" w:rsidP="004F038D">
      <w:pPr>
        <w:jc w:val="both"/>
        <w:rPr>
          <w:rFonts w:ascii="Times New Roman" w:hAnsi="Times New Roman"/>
          <w:sz w:val="28"/>
          <w:szCs w:val="28"/>
        </w:rPr>
      </w:pPr>
    </w:p>
    <w:p w14:paraId="11322500" w14:textId="77777777" w:rsidR="004F038D" w:rsidRDefault="004F038D" w:rsidP="004F038D">
      <w:pPr>
        <w:jc w:val="both"/>
        <w:rPr>
          <w:rFonts w:ascii="Times New Roman" w:hAnsi="Times New Roman"/>
          <w:sz w:val="28"/>
          <w:szCs w:val="28"/>
        </w:rPr>
      </w:pPr>
    </w:p>
    <w:p w14:paraId="4BC22899" w14:textId="77777777" w:rsidR="004F038D" w:rsidRDefault="004F038D" w:rsidP="004F038D">
      <w:pPr>
        <w:jc w:val="both"/>
        <w:rPr>
          <w:rFonts w:ascii="Times New Roman" w:hAnsi="Times New Roman"/>
          <w:sz w:val="28"/>
          <w:szCs w:val="28"/>
        </w:rPr>
      </w:pPr>
    </w:p>
    <w:p w14:paraId="729C46E0" w14:textId="77777777" w:rsidR="004F038D" w:rsidRDefault="004F038D" w:rsidP="004F038D">
      <w:pPr>
        <w:jc w:val="both"/>
        <w:rPr>
          <w:rFonts w:ascii="Times New Roman" w:hAnsi="Times New Roman"/>
          <w:sz w:val="28"/>
          <w:szCs w:val="28"/>
        </w:rPr>
      </w:pPr>
    </w:p>
    <w:p w14:paraId="705802A6" w14:textId="77777777" w:rsidR="004F038D" w:rsidRDefault="004F038D" w:rsidP="004F038D">
      <w:pPr>
        <w:jc w:val="both"/>
        <w:rPr>
          <w:rFonts w:ascii="Times New Roman" w:hAnsi="Times New Roman"/>
          <w:sz w:val="28"/>
          <w:szCs w:val="28"/>
        </w:rPr>
      </w:pPr>
    </w:p>
    <w:p w14:paraId="666BBD26" w14:textId="77777777" w:rsidR="004F038D" w:rsidRDefault="004F038D" w:rsidP="004F038D">
      <w:pPr>
        <w:jc w:val="both"/>
        <w:rPr>
          <w:rFonts w:ascii="Times New Roman" w:hAnsi="Times New Roman"/>
          <w:sz w:val="28"/>
          <w:szCs w:val="28"/>
        </w:rPr>
      </w:pPr>
    </w:p>
    <w:p w14:paraId="2F390F57" w14:textId="77777777" w:rsidR="004F038D" w:rsidRDefault="004F038D" w:rsidP="004F038D">
      <w:pPr>
        <w:jc w:val="both"/>
        <w:rPr>
          <w:rFonts w:ascii="Times New Roman" w:hAnsi="Times New Roman"/>
          <w:sz w:val="28"/>
          <w:szCs w:val="28"/>
        </w:rPr>
      </w:pPr>
    </w:p>
    <w:p w14:paraId="79B43680" w14:textId="77777777" w:rsidR="00A80BA9" w:rsidRDefault="00A80BA9" w:rsidP="004F038D">
      <w:pPr>
        <w:jc w:val="both"/>
        <w:rPr>
          <w:rFonts w:ascii="Times New Roman" w:hAnsi="Times New Roman"/>
          <w:sz w:val="28"/>
          <w:szCs w:val="28"/>
        </w:rPr>
      </w:pPr>
    </w:p>
    <w:p w14:paraId="69F82653" w14:textId="77777777" w:rsidR="00A80BA9" w:rsidRDefault="00A80BA9" w:rsidP="004F038D">
      <w:pPr>
        <w:jc w:val="both"/>
        <w:rPr>
          <w:rFonts w:ascii="Times New Roman" w:hAnsi="Times New Roman"/>
          <w:sz w:val="28"/>
          <w:szCs w:val="28"/>
        </w:rPr>
      </w:pPr>
    </w:p>
    <w:p w14:paraId="7E3CF985" w14:textId="77777777" w:rsidR="004F038D" w:rsidRDefault="004F038D" w:rsidP="004F038D">
      <w:pPr>
        <w:jc w:val="both"/>
        <w:rPr>
          <w:rFonts w:ascii="Times New Roman" w:hAnsi="Times New Roman"/>
          <w:sz w:val="28"/>
          <w:szCs w:val="28"/>
        </w:rPr>
      </w:pPr>
    </w:p>
    <w:p w14:paraId="4167F84E" w14:textId="77777777" w:rsidR="004F038D" w:rsidRDefault="004F038D" w:rsidP="004F038D">
      <w:pPr>
        <w:jc w:val="both"/>
        <w:rPr>
          <w:rFonts w:ascii="Times New Roman" w:hAnsi="Times New Roman"/>
          <w:sz w:val="28"/>
          <w:szCs w:val="28"/>
        </w:rPr>
      </w:pPr>
    </w:p>
    <w:p w14:paraId="7B6A7D22" w14:textId="77777777" w:rsidR="004F038D" w:rsidRDefault="004F038D" w:rsidP="004F038D">
      <w:pPr>
        <w:pStyle w:val="10"/>
        <w:numPr>
          <w:ilvl w:val="0"/>
          <w:numId w:val="68"/>
        </w:numPr>
        <w:ind w:left="720"/>
        <w:jc w:val="center"/>
        <w:rPr>
          <w:rFonts w:ascii="Times New Roman" w:hAnsi="Times New Roman" w:cs="Times New Roman"/>
          <w:b/>
          <w:bCs/>
          <w:color w:val="auto"/>
          <w:sz w:val="24"/>
          <w:szCs w:val="24"/>
        </w:rPr>
      </w:pPr>
      <w:bookmarkStart w:id="5" w:name="_Toc162933622"/>
      <w:bookmarkStart w:id="6" w:name="_Toc210631383"/>
      <w:r w:rsidRPr="00A6546F">
        <w:rPr>
          <w:rFonts w:ascii="Times New Roman" w:hAnsi="Times New Roman" w:cs="Times New Roman"/>
          <w:b/>
          <w:bCs/>
          <w:color w:val="auto"/>
          <w:sz w:val="24"/>
          <w:szCs w:val="24"/>
        </w:rPr>
        <w:lastRenderedPageBreak/>
        <w:t>Термины</w:t>
      </w:r>
      <w:r>
        <w:rPr>
          <w:rFonts w:ascii="Times New Roman" w:hAnsi="Times New Roman" w:cs="Times New Roman"/>
          <w:b/>
          <w:bCs/>
          <w:color w:val="auto"/>
          <w:sz w:val="24"/>
          <w:szCs w:val="24"/>
        </w:rPr>
        <w:t xml:space="preserve"> и</w:t>
      </w:r>
      <w:r w:rsidRPr="00A6546F">
        <w:rPr>
          <w:rFonts w:ascii="Times New Roman" w:hAnsi="Times New Roman" w:cs="Times New Roman"/>
          <w:b/>
          <w:bCs/>
          <w:color w:val="auto"/>
          <w:sz w:val="24"/>
          <w:szCs w:val="24"/>
        </w:rPr>
        <w:t xml:space="preserve"> определения</w:t>
      </w:r>
      <w:bookmarkEnd w:id="5"/>
      <w:bookmarkEnd w:id="6"/>
    </w:p>
    <w:tbl>
      <w:tblPr>
        <w:tblW w:w="10456" w:type="dxa"/>
        <w:tblLook w:val="04A0" w:firstRow="1" w:lastRow="0" w:firstColumn="1" w:lastColumn="0" w:noHBand="0" w:noVBand="1"/>
      </w:tblPr>
      <w:tblGrid>
        <w:gridCol w:w="2920"/>
        <w:gridCol w:w="7536"/>
      </w:tblGrid>
      <w:tr w:rsidR="004F038D" w:rsidRPr="00602489" w14:paraId="5A8C4A6A" w14:textId="77777777" w:rsidTr="006F3F20">
        <w:trPr>
          <w:trHeight w:val="300"/>
        </w:trPr>
        <w:tc>
          <w:tcPr>
            <w:tcW w:w="2920" w:type="dxa"/>
            <w:tcBorders>
              <w:top w:val="single" w:sz="4" w:space="0" w:color="auto"/>
              <w:left w:val="single" w:sz="4" w:space="0" w:color="auto"/>
              <w:bottom w:val="single" w:sz="4" w:space="0" w:color="auto"/>
              <w:right w:val="single" w:sz="4" w:space="0" w:color="auto"/>
            </w:tcBorders>
            <w:vAlign w:val="center"/>
          </w:tcPr>
          <w:p w14:paraId="3F4F71AB" w14:textId="77777777" w:rsidR="004F038D" w:rsidRPr="00602489" w:rsidRDefault="004F038D" w:rsidP="009328D6">
            <w:pPr>
              <w:jc w:val="center"/>
              <w:rPr>
                <w:rFonts w:ascii="Times New Roman" w:hAnsi="Times New Roman"/>
                <w:b/>
                <w:bCs/>
                <w:color w:val="000000"/>
                <w:sz w:val="24"/>
              </w:rPr>
            </w:pPr>
            <w:r w:rsidRPr="00602489">
              <w:rPr>
                <w:rFonts w:ascii="Times New Roman" w:hAnsi="Times New Roman"/>
                <w:b/>
                <w:bCs/>
                <w:color w:val="000000"/>
                <w:sz w:val="24"/>
              </w:rPr>
              <w:t>Термин</w:t>
            </w:r>
          </w:p>
        </w:tc>
        <w:tc>
          <w:tcPr>
            <w:tcW w:w="7536" w:type="dxa"/>
            <w:tcBorders>
              <w:top w:val="single" w:sz="4" w:space="0" w:color="auto"/>
              <w:left w:val="nil"/>
              <w:bottom w:val="single" w:sz="4" w:space="0" w:color="auto"/>
              <w:right w:val="single" w:sz="4" w:space="0" w:color="auto"/>
            </w:tcBorders>
            <w:vAlign w:val="bottom"/>
          </w:tcPr>
          <w:p w14:paraId="65C891BF" w14:textId="77777777" w:rsidR="004F038D" w:rsidRPr="00602489" w:rsidRDefault="004F038D" w:rsidP="009328D6">
            <w:pPr>
              <w:jc w:val="center"/>
              <w:rPr>
                <w:rFonts w:ascii="Times New Roman" w:hAnsi="Times New Roman"/>
                <w:color w:val="000000"/>
                <w:sz w:val="24"/>
              </w:rPr>
            </w:pPr>
            <w:r w:rsidRPr="00602489">
              <w:rPr>
                <w:rFonts w:ascii="Times New Roman" w:hAnsi="Times New Roman"/>
                <w:b/>
                <w:sz w:val="24"/>
              </w:rPr>
              <w:t>Определение</w:t>
            </w:r>
          </w:p>
        </w:tc>
      </w:tr>
      <w:tr w:rsidR="004F038D" w:rsidRPr="00602489" w14:paraId="0B909CAC" w14:textId="77777777" w:rsidTr="006F3F20">
        <w:trPr>
          <w:trHeight w:val="300"/>
        </w:trPr>
        <w:tc>
          <w:tcPr>
            <w:tcW w:w="2920" w:type="dxa"/>
            <w:tcBorders>
              <w:top w:val="single" w:sz="4" w:space="0" w:color="auto"/>
              <w:left w:val="single" w:sz="4" w:space="0" w:color="auto"/>
              <w:bottom w:val="single" w:sz="4" w:space="0" w:color="auto"/>
              <w:right w:val="single" w:sz="4" w:space="0" w:color="auto"/>
            </w:tcBorders>
            <w:vAlign w:val="center"/>
            <w:hideMark/>
          </w:tcPr>
          <w:p w14:paraId="530FB247" w14:textId="77777777" w:rsidR="004F038D" w:rsidRPr="00602489" w:rsidRDefault="004F038D" w:rsidP="009328D6">
            <w:pPr>
              <w:rPr>
                <w:rFonts w:ascii="Times New Roman" w:hAnsi="Times New Roman"/>
                <w:b/>
                <w:bCs/>
                <w:color w:val="000000"/>
                <w:sz w:val="24"/>
              </w:rPr>
            </w:pPr>
            <w:r w:rsidRPr="00602489">
              <w:rPr>
                <w:rFonts w:ascii="Times New Roman" w:hAnsi="Times New Roman"/>
                <w:b/>
                <w:bCs/>
                <w:color w:val="000000"/>
                <w:sz w:val="24"/>
              </w:rPr>
              <w:t xml:space="preserve">Заказчик/Компания </w:t>
            </w:r>
          </w:p>
        </w:tc>
        <w:tc>
          <w:tcPr>
            <w:tcW w:w="7536" w:type="dxa"/>
            <w:tcBorders>
              <w:top w:val="single" w:sz="4" w:space="0" w:color="auto"/>
              <w:left w:val="nil"/>
              <w:bottom w:val="single" w:sz="4" w:space="0" w:color="auto"/>
              <w:right w:val="single" w:sz="4" w:space="0" w:color="auto"/>
            </w:tcBorders>
            <w:vAlign w:val="bottom"/>
            <w:hideMark/>
          </w:tcPr>
          <w:p w14:paraId="1C372B9B" w14:textId="77777777" w:rsidR="004F038D" w:rsidRPr="00602489" w:rsidRDefault="004F038D" w:rsidP="009328D6">
            <w:pPr>
              <w:rPr>
                <w:rFonts w:ascii="Times New Roman" w:hAnsi="Times New Roman"/>
                <w:color w:val="000000"/>
                <w:sz w:val="24"/>
              </w:rPr>
            </w:pPr>
            <w:r w:rsidRPr="00602489">
              <w:rPr>
                <w:rFonts w:ascii="Times New Roman" w:hAnsi="Times New Roman"/>
                <w:color w:val="000000"/>
                <w:sz w:val="24"/>
              </w:rPr>
              <w:t>ООО «Горнорудный майнинг»</w:t>
            </w:r>
          </w:p>
        </w:tc>
      </w:tr>
      <w:tr w:rsidR="004F038D" w:rsidRPr="00602489" w14:paraId="2EDA6E84" w14:textId="77777777" w:rsidTr="006F3F20">
        <w:trPr>
          <w:trHeight w:val="815"/>
        </w:trPr>
        <w:tc>
          <w:tcPr>
            <w:tcW w:w="2920" w:type="dxa"/>
            <w:tcBorders>
              <w:top w:val="nil"/>
              <w:left w:val="single" w:sz="4" w:space="0" w:color="auto"/>
              <w:bottom w:val="single" w:sz="4" w:space="0" w:color="auto"/>
              <w:right w:val="single" w:sz="4" w:space="0" w:color="auto"/>
            </w:tcBorders>
            <w:vAlign w:val="center"/>
          </w:tcPr>
          <w:p w14:paraId="45D73146" w14:textId="77777777" w:rsidR="004F038D" w:rsidRPr="00602489" w:rsidRDefault="004F038D" w:rsidP="009328D6">
            <w:pPr>
              <w:rPr>
                <w:rFonts w:ascii="Times New Roman" w:hAnsi="Times New Roman"/>
                <w:b/>
                <w:bCs/>
                <w:color w:val="000000"/>
                <w:sz w:val="24"/>
              </w:rPr>
            </w:pPr>
            <w:r w:rsidRPr="00602489">
              <w:rPr>
                <w:rFonts w:ascii="Times New Roman" w:hAnsi="Times New Roman"/>
                <w:b/>
                <w:bCs/>
                <w:color w:val="000000"/>
                <w:sz w:val="24"/>
              </w:rPr>
              <w:t>Атрибут</w:t>
            </w:r>
          </w:p>
        </w:tc>
        <w:tc>
          <w:tcPr>
            <w:tcW w:w="7536" w:type="dxa"/>
            <w:tcBorders>
              <w:top w:val="nil"/>
              <w:left w:val="nil"/>
              <w:bottom w:val="single" w:sz="4" w:space="0" w:color="auto"/>
              <w:right w:val="single" w:sz="4" w:space="0" w:color="auto"/>
            </w:tcBorders>
            <w:vAlign w:val="center"/>
          </w:tcPr>
          <w:p w14:paraId="6B8A2C82" w14:textId="71A8B285" w:rsidR="004F038D" w:rsidRPr="00602489" w:rsidRDefault="004F038D" w:rsidP="009328D6">
            <w:pPr>
              <w:jc w:val="both"/>
              <w:rPr>
                <w:rFonts w:ascii="Times New Roman" w:hAnsi="Times New Roman"/>
                <w:color w:val="000000"/>
                <w:sz w:val="24"/>
              </w:rPr>
            </w:pPr>
            <w:del w:id="7" w:author="Пользователь" w:date="2025-10-27T09:26:00Z" w16du:dateUtc="2025-10-27T06:26:00Z">
              <w:r w:rsidRPr="00602489" w:rsidDel="001C2DFB">
                <w:rPr>
                  <w:rFonts w:ascii="Times New Roman" w:hAnsi="Times New Roman"/>
                  <w:color w:val="000000"/>
                  <w:sz w:val="24"/>
                </w:rPr>
                <w:delText>Это к</w:delText>
              </w:r>
            </w:del>
            <w:ins w:id="8" w:author="Пользователь" w:date="2025-10-27T09:26:00Z" w16du:dateUtc="2025-10-27T06:26:00Z">
              <w:r w:rsidR="001C2DFB">
                <w:rPr>
                  <w:rFonts w:ascii="Times New Roman" w:hAnsi="Times New Roman"/>
                  <w:color w:val="000000"/>
                  <w:sz w:val="24"/>
                </w:rPr>
                <w:t>К</w:t>
              </w:r>
            </w:ins>
            <w:r w:rsidRPr="00602489">
              <w:rPr>
                <w:rFonts w:ascii="Times New Roman" w:hAnsi="Times New Roman"/>
                <w:color w:val="000000"/>
                <w:sz w:val="24"/>
              </w:rPr>
              <w:t xml:space="preserve">онкретная характеристика или данные, которые описывают объект. Пример атрибутов </w:t>
            </w:r>
            <w:r w:rsidR="00D44F13">
              <w:rPr>
                <w:rFonts w:ascii="Times New Roman" w:hAnsi="Times New Roman"/>
                <w:color w:val="000000"/>
                <w:sz w:val="24"/>
              </w:rPr>
              <w:t xml:space="preserve">для </w:t>
            </w:r>
            <w:r w:rsidRPr="00602489">
              <w:rPr>
                <w:rFonts w:ascii="Times New Roman" w:hAnsi="Times New Roman"/>
                <w:color w:val="000000"/>
                <w:sz w:val="24"/>
              </w:rPr>
              <w:t>«Каска защитная» «Размер, Материал, Срок годности».</w:t>
            </w:r>
          </w:p>
        </w:tc>
      </w:tr>
      <w:tr w:rsidR="004F038D" w:rsidRPr="00602489" w14:paraId="7CF0389E" w14:textId="77777777" w:rsidTr="006F3F20">
        <w:trPr>
          <w:trHeight w:val="930"/>
        </w:trPr>
        <w:tc>
          <w:tcPr>
            <w:tcW w:w="2920" w:type="dxa"/>
            <w:tcBorders>
              <w:top w:val="nil"/>
              <w:left w:val="single" w:sz="4" w:space="0" w:color="auto"/>
              <w:bottom w:val="single" w:sz="4" w:space="0" w:color="auto"/>
              <w:right w:val="single" w:sz="4" w:space="0" w:color="auto"/>
            </w:tcBorders>
            <w:vAlign w:val="center"/>
            <w:hideMark/>
          </w:tcPr>
          <w:p w14:paraId="0CCE7807" w14:textId="77777777" w:rsidR="004F038D" w:rsidRPr="00602489" w:rsidRDefault="004F038D" w:rsidP="009328D6">
            <w:pPr>
              <w:rPr>
                <w:rFonts w:ascii="Times New Roman" w:hAnsi="Times New Roman"/>
                <w:b/>
                <w:bCs/>
                <w:color w:val="000000"/>
                <w:sz w:val="24"/>
              </w:rPr>
            </w:pPr>
            <w:r w:rsidRPr="00602489">
              <w:rPr>
                <w:rFonts w:ascii="Times New Roman" w:hAnsi="Times New Roman"/>
                <w:b/>
                <w:bCs/>
                <w:color w:val="000000"/>
                <w:sz w:val="24"/>
              </w:rPr>
              <w:t>Запись (позиция) справочника.</w:t>
            </w:r>
          </w:p>
        </w:tc>
        <w:tc>
          <w:tcPr>
            <w:tcW w:w="7536" w:type="dxa"/>
            <w:tcBorders>
              <w:top w:val="nil"/>
              <w:left w:val="nil"/>
              <w:bottom w:val="single" w:sz="4" w:space="0" w:color="auto"/>
              <w:right w:val="single" w:sz="4" w:space="0" w:color="auto"/>
            </w:tcBorders>
            <w:vAlign w:val="center"/>
            <w:hideMark/>
          </w:tcPr>
          <w:p w14:paraId="67DF4F40" w14:textId="580F9A10" w:rsidR="004F038D" w:rsidRPr="00602489" w:rsidRDefault="004F038D" w:rsidP="009328D6">
            <w:pPr>
              <w:jc w:val="both"/>
              <w:rPr>
                <w:rFonts w:ascii="Times New Roman" w:hAnsi="Times New Roman"/>
                <w:color w:val="000000"/>
                <w:sz w:val="24"/>
              </w:rPr>
            </w:pPr>
            <w:del w:id="9" w:author="Пользователь" w:date="2025-10-27T09:26:00Z" w16du:dateUtc="2025-10-27T06:26:00Z">
              <w:r w:rsidRPr="00602489" w:rsidDel="001C2DFB">
                <w:rPr>
                  <w:rFonts w:ascii="Times New Roman" w:hAnsi="Times New Roman"/>
                  <w:color w:val="000000"/>
                  <w:sz w:val="24"/>
                </w:rPr>
                <w:delText>Это с</w:delText>
              </w:r>
            </w:del>
            <w:ins w:id="10" w:author="Пользователь" w:date="2025-10-27T09:26:00Z" w16du:dateUtc="2025-10-27T06:26:00Z">
              <w:r w:rsidR="001C2DFB">
                <w:rPr>
                  <w:rFonts w:ascii="Times New Roman" w:hAnsi="Times New Roman"/>
                  <w:color w:val="000000"/>
                  <w:sz w:val="24"/>
                </w:rPr>
                <w:t>С</w:t>
              </w:r>
            </w:ins>
            <w:r w:rsidRPr="00602489">
              <w:rPr>
                <w:rFonts w:ascii="Times New Roman" w:hAnsi="Times New Roman"/>
                <w:color w:val="000000"/>
                <w:sz w:val="24"/>
              </w:rPr>
              <w:t>труктурированная совокупность данных, объединённых в единый объект или строку, которая представляет собой законченную информацию о сущности (объекте, событии, явлении).</w:t>
            </w:r>
          </w:p>
        </w:tc>
      </w:tr>
      <w:tr w:rsidR="004F038D" w:rsidRPr="00602489" w14:paraId="3DB2BF9C" w14:textId="77777777" w:rsidTr="006F3F20">
        <w:trPr>
          <w:trHeight w:val="930"/>
        </w:trPr>
        <w:tc>
          <w:tcPr>
            <w:tcW w:w="2920" w:type="dxa"/>
            <w:tcBorders>
              <w:top w:val="nil"/>
              <w:left w:val="single" w:sz="4" w:space="0" w:color="auto"/>
              <w:bottom w:val="single" w:sz="4" w:space="0" w:color="auto"/>
              <w:right w:val="single" w:sz="4" w:space="0" w:color="auto"/>
            </w:tcBorders>
            <w:vAlign w:val="center"/>
            <w:hideMark/>
          </w:tcPr>
          <w:p w14:paraId="26B8F498" w14:textId="77777777" w:rsidR="004F038D" w:rsidRPr="00602489" w:rsidRDefault="004F038D" w:rsidP="009328D6">
            <w:pPr>
              <w:rPr>
                <w:rFonts w:ascii="Times New Roman" w:hAnsi="Times New Roman"/>
                <w:b/>
                <w:bCs/>
                <w:color w:val="000000"/>
                <w:sz w:val="24"/>
              </w:rPr>
            </w:pPr>
            <w:r w:rsidRPr="00602489">
              <w:rPr>
                <w:rFonts w:ascii="Times New Roman" w:hAnsi="Times New Roman"/>
                <w:b/>
                <w:bCs/>
                <w:color w:val="000000"/>
                <w:sz w:val="24"/>
              </w:rPr>
              <w:t xml:space="preserve">Иерархически-фасетная модель </w:t>
            </w:r>
          </w:p>
        </w:tc>
        <w:tc>
          <w:tcPr>
            <w:tcW w:w="7536" w:type="dxa"/>
            <w:tcBorders>
              <w:top w:val="nil"/>
              <w:left w:val="nil"/>
              <w:bottom w:val="single" w:sz="4" w:space="0" w:color="auto"/>
              <w:right w:val="single" w:sz="4" w:space="0" w:color="auto"/>
            </w:tcBorders>
            <w:vAlign w:val="center"/>
            <w:hideMark/>
          </w:tcPr>
          <w:p w14:paraId="208C33FA" w14:textId="6266A880" w:rsidR="004F038D" w:rsidRPr="00602489" w:rsidRDefault="004F038D" w:rsidP="009328D6">
            <w:pPr>
              <w:jc w:val="both"/>
              <w:rPr>
                <w:rFonts w:ascii="Times New Roman" w:hAnsi="Times New Roman"/>
                <w:color w:val="000000"/>
                <w:sz w:val="24"/>
              </w:rPr>
            </w:pPr>
            <w:del w:id="11" w:author="Пользователь" w:date="2025-10-27T09:26:00Z" w16du:dateUtc="2025-10-27T06:26:00Z">
              <w:r w:rsidRPr="00602489" w:rsidDel="001C2DFB">
                <w:rPr>
                  <w:rFonts w:ascii="Times New Roman" w:hAnsi="Times New Roman"/>
                  <w:color w:val="000000"/>
                  <w:sz w:val="24"/>
                </w:rPr>
                <w:delText>Это к</w:delText>
              </w:r>
            </w:del>
            <w:ins w:id="12" w:author="Пользователь" w:date="2025-10-27T09:26:00Z" w16du:dateUtc="2025-10-27T06:26:00Z">
              <w:r w:rsidR="001C2DFB">
                <w:rPr>
                  <w:rFonts w:ascii="Times New Roman" w:hAnsi="Times New Roman"/>
                  <w:color w:val="000000"/>
                  <w:sz w:val="24"/>
                </w:rPr>
                <w:t>К</w:t>
              </w:r>
            </w:ins>
            <w:r w:rsidRPr="00602489">
              <w:rPr>
                <w:rFonts w:ascii="Times New Roman" w:hAnsi="Times New Roman"/>
                <w:color w:val="000000"/>
                <w:sz w:val="24"/>
              </w:rPr>
              <w:t xml:space="preserve">омбинированная система классификации, в которой верхние уровни организованы по принципу строгой иерархии, а на конечном уровне применяются Шаблоны классов с </w:t>
            </w:r>
            <w:r w:rsidR="00D44F13">
              <w:rPr>
                <w:rFonts w:ascii="Times New Roman" w:hAnsi="Times New Roman"/>
                <w:color w:val="000000"/>
                <w:sz w:val="24"/>
              </w:rPr>
              <w:t xml:space="preserve">простыми и </w:t>
            </w:r>
            <w:r w:rsidRPr="00602489">
              <w:rPr>
                <w:rFonts w:ascii="Times New Roman" w:hAnsi="Times New Roman"/>
                <w:color w:val="000000"/>
                <w:sz w:val="24"/>
              </w:rPr>
              <w:t>фасетными атрибутами.</w:t>
            </w:r>
          </w:p>
        </w:tc>
      </w:tr>
      <w:tr w:rsidR="004F038D" w:rsidRPr="00602489" w14:paraId="4CC1E8D0" w14:textId="77777777" w:rsidTr="006F3F20">
        <w:trPr>
          <w:trHeight w:val="620"/>
        </w:trPr>
        <w:tc>
          <w:tcPr>
            <w:tcW w:w="2920" w:type="dxa"/>
            <w:tcBorders>
              <w:top w:val="nil"/>
              <w:left w:val="single" w:sz="4" w:space="0" w:color="auto"/>
              <w:bottom w:val="single" w:sz="4" w:space="0" w:color="auto"/>
              <w:right w:val="single" w:sz="4" w:space="0" w:color="auto"/>
            </w:tcBorders>
            <w:vAlign w:val="center"/>
            <w:hideMark/>
          </w:tcPr>
          <w:p w14:paraId="0D6D8995" w14:textId="77777777" w:rsidR="004F038D" w:rsidRPr="00602489" w:rsidRDefault="004F038D" w:rsidP="009328D6">
            <w:pPr>
              <w:rPr>
                <w:rFonts w:ascii="Times New Roman" w:hAnsi="Times New Roman"/>
                <w:b/>
                <w:bCs/>
                <w:color w:val="000000"/>
                <w:sz w:val="24"/>
              </w:rPr>
            </w:pPr>
            <w:r w:rsidRPr="00602489">
              <w:rPr>
                <w:rFonts w:ascii="Times New Roman" w:hAnsi="Times New Roman"/>
                <w:b/>
                <w:bCs/>
                <w:color w:val="000000"/>
                <w:sz w:val="24"/>
              </w:rPr>
              <w:t>Классификатор</w:t>
            </w:r>
          </w:p>
        </w:tc>
        <w:tc>
          <w:tcPr>
            <w:tcW w:w="7536" w:type="dxa"/>
            <w:tcBorders>
              <w:top w:val="nil"/>
              <w:left w:val="nil"/>
              <w:bottom w:val="single" w:sz="4" w:space="0" w:color="auto"/>
              <w:right w:val="single" w:sz="4" w:space="0" w:color="auto"/>
            </w:tcBorders>
            <w:vAlign w:val="bottom"/>
            <w:hideMark/>
          </w:tcPr>
          <w:p w14:paraId="3E43DEAA" w14:textId="77777777" w:rsidR="004F038D" w:rsidRPr="00602489" w:rsidRDefault="004F038D" w:rsidP="009328D6">
            <w:pPr>
              <w:rPr>
                <w:rFonts w:ascii="Times New Roman" w:hAnsi="Times New Roman"/>
                <w:color w:val="000000"/>
                <w:sz w:val="24"/>
              </w:rPr>
            </w:pPr>
            <w:r w:rsidRPr="00602489">
              <w:rPr>
                <w:rFonts w:ascii="Times New Roman" w:hAnsi="Times New Roman"/>
                <w:color w:val="000000"/>
                <w:sz w:val="24"/>
              </w:rPr>
              <w:t>Единый классификатор материалов для ООО «ГПМ Верхне Менкече», АО «Сарылах-Сурьма», АО «Звезда».</w:t>
            </w:r>
          </w:p>
        </w:tc>
      </w:tr>
      <w:tr w:rsidR="004F038D" w:rsidRPr="00602489" w14:paraId="634B762B" w14:textId="77777777" w:rsidTr="006F3F20">
        <w:trPr>
          <w:trHeight w:val="620"/>
        </w:trPr>
        <w:tc>
          <w:tcPr>
            <w:tcW w:w="2920" w:type="dxa"/>
            <w:tcBorders>
              <w:top w:val="nil"/>
              <w:left w:val="single" w:sz="4" w:space="0" w:color="auto"/>
              <w:bottom w:val="single" w:sz="4" w:space="0" w:color="auto"/>
              <w:right w:val="single" w:sz="4" w:space="0" w:color="auto"/>
            </w:tcBorders>
            <w:vAlign w:val="center"/>
            <w:hideMark/>
          </w:tcPr>
          <w:p w14:paraId="460D5139" w14:textId="77777777" w:rsidR="004F038D" w:rsidRPr="00602489" w:rsidRDefault="004F038D" w:rsidP="009328D6">
            <w:pPr>
              <w:rPr>
                <w:rFonts w:ascii="Times New Roman" w:hAnsi="Times New Roman"/>
                <w:b/>
                <w:bCs/>
                <w:color w:val="000000"/>
                <w:sz w:val="24"/>
              </w:rPr>
            </w:pPr>
            <w:r w:rsidRPr="00602489">
              <w:rPr>
                <w:rFonts w:ascii="Times New Roman" w:hAnsi="Times New Roman"/>
                <w:b/>
                <w:bCs/>
                <w:color w:val="000000"/>
                <w:sz w:val="24"/>
              </w:rPr>
              <w:t>Материал</w:t>
            </w:r>
          </w:p>
        </w:tc>
        <w:tc>
          <w:tcPr>
            <w:tcW w:w="7536" w:type="dxa"/>
            <w:tcBorders>
              <w:top w:val="nil"/>
              <w:left w:val="nil"/>
              <w:bottom w:val="single" w:sz="4" w:space="0" w:color="auto"/>
              <w:right w:val="single" w:sz="4" w:space="0" w:color="auto"/>
            </w:tcBorders>
            <w:vAlign w:val="center"/>
            <w:hideMark/>
          </w:tcPr>
          <w:p w14:paraId="07F1D37F" w14:textId="66D98787" w:rsidR="004F038D" w:rsidRPr="00602489" w:rsidRDefault="004F038D" w:rsidP="009328D6">
            <w:pPr>
              <w:jc w:val="both"/>
              <w:rPr>
                <w:rFonts w:ascii="Times New Roman" w:hAnsi="Times New Roman"/>
                <w:color w:val="000000"/>
                <w:sz w:val="24"/>
              </w:rPr>
            </w:pPr>
            <w:del w:id="13" w:author="Пользователь" w:date="2025-10-27T09:26:00Z" w16du:dateUtc="2025-10-27T06:26:00Z">
              <w:r w:rsidRPr="00602489" w:rsidDel="001C2DFB">
                <w:rPr>
                  <w:rFonts w:ascii="Times New Roman" w:hAnsi="Times New Roman"/>
                  <w:color w:val="000000"/>
                  <w:sz w:val="24"/>
                </w:rPr>
                <w:delText>Это н</w:delText>
              </w:r>
            </w:del>
            <w:ins w:id="14" w:author="Пользователь" w:date="2025-10-27T09:26:00Z" w16du:dateUtc="2025-10-27T06:26:00Z">
              <w:r w:rsidR="001C2DFB">
                <w:rPr>
                  <w:rFonts w:ascii="Times New Roman" w:hAnsi="Times New Roman"/>
                  <w:color w:val="000000"/>
                  <w:sz w:val="24"/>
                </w:rPr>
                <w:t>Н</w:t>
              </w:r>
            </w:ins>
            <w:r w:rsidRPr="00602489">
              <w:rPr>
                <w:rFonts w:ascii="Times New Roman" w:hAnsi="Times New Roman"/>
                <w:color w:val="000000"/>
                <w:sz w:val="24"/>
              </w:rPr>
              <w:t>оменклатура</w:t>
            </w:r>
            <w:ins w:id="15" w:author="Пользователь" w:date="2025-10-27T11:14:00Z" w16du:dateUtc="2025-10-27T08:14:00Z">
              <w:r w:rsidR="00A1250D">
                <w:rPr>
                  <w:rFonts w:ascii="Times New Roman" w:hAnsi="Times New Roman"/>
                  <w:color w:val="000000"/>
                  <w:sz w:val="24"/>
                </w:rPr>
                <w:t>,</w:t>
              </w:r>
            </w:ins>
            <w:del w:id="16" w:author="Пользователь" w:date="2025-10-27T11:14:00Z" w16du:dateUtc="2025-10-27T08:14:00Z">
              <w:r w:rsidRPr="00602489" w:rsidDel="00A1250D">
                <w:rPr>
                  <w:rFonts w:ascii="Times New Roman" w:hAnsi="Times New Roman"/>
                  <w:color w:val="000000"/>
                  <w:sz w:val="24"/>
                </w:rPr>
                <w:delText xml:space="preserve"> </w:delText>
              </w:r>
            </w:del>
            <w:ins w:id="17" w:author="Пользователь" w:date="2025-10-27T11:14:00Z" w16du:dateUtc="2025-10-27T08:14:00Z">
              <w:r w:rsidR="00A1250D">
                <w:rPr>
                  <w:rFonts w:ascii="Times New Roman" w:hAnsi="Times New Roman"/>
                  <w:color w:val="000000"/>
                  <w:sz w:val="24"/>
                </w:rPr>
                <w:t xml:space="preserve"> </w:t>
              </w:r>
            </w:ins>
            <w:r w:rsidRPr="00602489">
              <w:rPr>
                <w:rFonts w:ascii="Times New Roman" w:hAnsi="Times New Roman"/>
                <w:color w:val="000000"/>
                <w:sz w:val="24"/>
              </w:rPr>
              <w:t>которую покупает предприятие для использования в собственной деятельности: в производстве, для хозяйственных нужд, для выполнения работ или оказания услуг.</w:t>
            </w:r>
          </w:p>
        </w:tc>
      </w:tr>
      <w:tr w:rsidR="004F038D" w:rsidRPr="00602489" w14:paraId="2BE59597" w14:textId="77777777" w:rsidTr="006F3F20">
        <w:trPr>
          <w:trHeight w:val="570"/>
        </w:trPr>
        <w:tc>
          <w:tcPr>
            <w:tcW w:w="2920" w:type="dxa"/>
            <w:tcBorders>
              <w:top w:val="nil"/>
              <w:left w:val="single" w:sz="4" w:space="0" w:color="auto"/>
              <w:bottom w:val="single" w:sz="4" w:space="0" w:color="auto"/>
              <w:right w:val="single" w:sz="4" w:space="0" w:color="auto"/>
            </w:tcBorders>
            <w:vAlign w:val="center"/>
            <w:hideMark/>
          </w:tcPr>
          <w:p w14:paraId="610130F4" w14:textId="77777777" w:rsidR="004F038D" w:rsidRPr="00602489" w:rsidRDefault="004F038D" w:rsidP="009328D6">
            <w:pPr>
              <w:rPr>
                <w:rFonts w:ascii="Times New Roman" w:hAnsi="Times New Roman"/>
                <w:b/>
                <w:bCs/>
                <w:color w:val="000000"/>
                <w:sz w:val="24"/>
              </w:rPr>
            </w:pPr>
            <w:r w:rsidRPr="00602489">
              <w:rPr>
                <w:rFonts w:ascii="Times New Roman" w:hAnsi="Times New Roman"/>
                <w:b/>
                <w:bCs/>
                <w:color w:val="000000"/>
                <w:sz w:val="24"/>
              </w:rPr>
              <w:t xml:space="preserve">Метаданные (Metadata) </w:t>
            </w:r>
          </w:p>
        </w:tc>
        <w:tc>
          <w:tcPr>
            <w:tcW w:w="7536" w:type="dxa"/>
            <w:tcBorders>
              <w:top w:val="nil"/>
              <w:left w:val="nil"/>
              <w:bottom w:val="single" w:sz="4" w:space="0" w:color="auto"/>
              <w:right w:val="single" w:sz="4" w:space="0" w:color="auto"/>
            </w:tcBorders>
            <w:vAlign w:val="bottom"/>
            <w:hideMark/>
          </w:tcPr>
          <w:p w14:paraId="05BFD89C" w14:textId="42571D06" w:rsidR="004F038D" w:rsidRPr="00602489" w:rsidRDefault="004F038D" w:rsidP="009328D6">
            <w:pPr>
              <w:rPr>
                <w:rFonts w:ascii="Times New Roman" w:hAnsi="Times New Roman"/>
                <w:color w:val="000000"/>
                <w:sz w:val="24"/>
              </w:rPr>
            </w:pPr>
            <w:r w:rsidRPr="00602489">
              <w:rPr>
                <w:rFonts w:ascii="Times New Roman" w:hAnsi="Times New Roman"/>
                <w:color w:val="000000"/>
                <w:sz w:val="24"/>
              </w:rPr>
              <w:t xml:space="preserve">Данные о данных. В данном приближении метаданные это наименование </w:t>
            </w:r>
            <w:r w:rsidR="00D15333">
              <w:rPr>
                <w:rFonts w:ascii="Times New Roman" w:hAnsi="Times New Roman"/>
                <w:color w:val="000000"/>
                <w:sz w:val="24"/>
              </w:rPr>
              <w:t xml:space="preserve">классов, </w:t>
            </w:r>
            <w:r w:rsidRPr="00602489">
              <w:rPr>
                <w:rFonts w:ascii="Times New Roman" w:hAnsi="Times New Roman"/>
                <w:color w:val="000000"/>
                <w:sz w:val="24"/>
              </w:rPr>
              <w:t>атрибутов класса</w:t>
            </w:r>
            <w:r w:rsidR="00D15333">
              <w:rPr>
                <w:rFonts w:ascii="Times New Roman" w:hAnsi="Times New Roman"/>
                <w:color w:val="000000"/>
                <w:sz w:val="24"/>
              </w:rPr>
              <w:t>, Шаблонов класса и</w:t>
            </w:r>
            <w:r w:rsidRPr="00602489">
              <w:rPr>
                <w:rFonts w:ascii="Times New Roman" w:hAnsi="Times New Roman"/>
                <w:color w:val="000000"/>
                <w:sz w:val="24"/>
              </w:rPr>
              <w:t xml:space="preserve"> атрибутов Шаблон</w:t>
            </w:r>
            <w:r w:rsidR="00D15333">
              <w:rPr>
                <w:rFonts w:ascii="Times New Roman" w:hAnsi="Times New Roman"/>
                <w:color w:val="000000"/>
                <w:sz w:val="24"/>
              </w:rPr>
              <w:t>ов</w:t>
            </w:r>
            <w:r w:rsidRPr="00602489">
              <w:rPr>
                <w:rFonts w:ascii="Times New Roman" w:hAnsi="Times New Roman"/>
                <w:color w:val="000000"/>
                <w:sz w:val="24"/>
              </w:rPr>
              <w:t xml:space="preserve"> класса.</w:t>
            </w:r>
          </w:p>
        </w:tc>
      </w:tr>
      <w:tr w:rsidR="004F038D" w:rsidRPr="00602489" w14:paraId="720821E3" w14:textId="77777777" w:rsidTr="006F3F20">
        <w:trPr>
          <w:trHeight w:val="300"/>
        </w:trPr>
        <w:tc>
          <w:tcPr>
            <w:tcW w:w="2920" w:type="dxa"/>
            <w:tcBorders>
              <w:top w:val="nil"/>
              <w:left w:val="single" w:sz="4" w:space="0" w:color="auto"/>
              <w:bottom w:val="single" w:sz="4" w:space="0" w:color="auto"/>
              <w:right w:val="single" w:sz="4" w:space="0" w:color="auto"/>
            </w:tcBorders>
            <w:vAlign w:val="center"/>
            <w:hideMark/>
          </w:tcPr>
          <w:p w14:paraId="21A88F2F" w14:textId="77777777" w:rsidR="004F038D" w:rsidRPr="00602489" w:rsidRDefault="004F038D" w:rsidP="009328D6">
            <w:pPr>
              <w:rPr>
                <w:rFonts w:ascii="Times New Roman" w:hAnsi="Times New Roman"/>
                <w:b/>
                <w:bCs/>
                <w:color w:val="000000"/>
                <w:sz w:val="24"/>
              </w:rPr>
            </w:pPr>
            <w:r w:rsidRPr="00602489">
              <w:rPr>
                <w:rFonts w:ascii="Times New Roman" w:hAnsi="Times New Roman"/>
                <w:b/>
                <w:bCs/>
                <w:color w:val="000000"/>
                <w:sz w:val="24"/>
              </w:rPr>
              <w:t>Объект</w:t>
            </w:r>
          </w:p>
        </w:tc>
        <w:tc>
          <w:tcPr>
            <w:tcW w:w="7536" w:type="dxa"/>
            <w:tcBorders>
              <w:top w:val="nil"/>
              <w:left w:val="nil"/>
              <w:bottom w:val="single" w:sz="4" w:space="0" w:color="auto"/>
              <w:right w:val="single" w:sz="4" w:space="0" w:color="auto"/>
            </w:tcBorders>
            <w:vAlign w:val="bottom"/>
            <w:hideMark/>
          </w:tcPr>
          <w:p w14:paraId="5A89C2EF" w14:textId="77777777" w:rsidR="004F038D" w:rsidRPr="00602489" w:rsidRDefault="004F038D" w:rsidP="009328D6">
            <w:pPr>
              <w:rPr>
                <w:rFonts w:ascii="Times New Roman" w:hAnsi="Times New Roman"/>
                <w:color w:val="000000"/>
                <w:sz w:val="24"/>
              </w:rPr>
            </w:pPr>
            <w:r w:rsidRPr="00602489">
              <w:rPr>
                <w:rFonts w:ascii="Times New Roman" w:hAnsi="Times New Roman"/>
                <w:color w:val="000000"/>
                <w:sz w:val="24"/>
              </w:rPr>
              <w:t>Элемент данных, который имеет определенные атрибуты или характеристики.</w:t>
            </w:r>
          </w:p>
        </w:tc>
      </w:tr>
      <w:tr w:rsidR="004F038D" w:rsidRPr="00602489" w14:paraId="23140B4A" w14:textId="77777777" w:rsidTr="006F3F20">
        <w:trPr>
          <w:trHeight w:val="620"/>
        </w:trPr>
        <w:tc>
          <w:tcPr>
            <w:tcW w:w="2920" w:type="dxa"/>
            <w:tcBorders>
              <w:top w:val="nil"/>
              <w:left w:val="single" w:sz="4" w:space="0" w:color="auto"/>
              <w:bottom w:val="single" w:sz="4" w:space="0" w:color="auto"/>
              <w:right w:val="single" w:sz="4" w:space="0" w:color="auto"/>
            </w:tcBorders>
            <w:vAlign w:val="center"/>
            <w:hideMark/>
          </w:tcPr>
          <w:p w14:paraId="3D090437" w14:textId="77777777" w:rsidR="004F038D" w:rsidRPr="00602489" w:rsidRDefault="004F038D" w:rsidP="009328D6">
            <w:pPr>
              <w:rPr>
                <w:rFonts w:ascii="Times New Roman" w:hAnsi="Times New Roman"/>
                <w:b/>
                <w:bCs/>
                <w:color w:val="000000"/>
                <w:sz w:val="24"/>
              </w:rPr>
            </w:pPr>
            <w:r w:rsidRPr="00602489">
              <w:rPr>
                <w:rFonts w:ascii="Times New Roman" w:hAnsi="Times New Roman"/>
                <w:b/>
                <w:bCs/>
                <w:color w:val="000000"/>
                <w:sz w:val="24"/>
              </w:rPr>
              <w:t>Реестр метаданных</w:t>
            </w:r>
          </w:p>
        </w:tc>
        <w:tc>
          <w:tcPr>
            <w:tcW w:w="7536" w:type="dxa"/>
            <w:tcBorders>
              <w:top w:val="nil"/>
              <w:left w:val="nil"/>
              <w:bottom w:val="single" w:sz="4" w:space="0" w:color="auto"/>
              <w:right w:val="single" w:sz="4" w:space="0" w:color="auto"/>
            </w:tcBorders>
            <w:vAlign w:val="center"/>
            <w:hideMark/>
          </w:tcPr>
          <w:p w14:paraId="1DF38A79" w14:textId="2F10A4E5" w:rsidR="004F038D" w:rsidRPr="00602489" w:rsidRDefault="004F038D" w:rsidP="009328D6">
            <w:pPr>
              <w:jc w:val="both"/>
              <w:rPr>
                <w:rFonts w:ascii="Times New Roman" w:hAnsi="Times New Roman"/>
                <w:color w:val="000000"/>
                <w:sz w:val="24"/>
              </w:rPr>
            </w:pPr>
            <w:del w:id="18" w:author="Пользователь" w:date="2025-10-27T11:04:00Z" w16du:dateUtc="2025-10-27T08:04:00Z">
              <w:r w:rsidRPr="00602489" w:rsidDel="008C6506">
                <w:rPr>
                  <w:rFonts w:ascii="Times New Roman" w:hAnsi="Times New Roman"/>
                  <w:color w:val="000000"/>
                  <w:sz w:val="24"/>
                </w:rPr>
                <w:delText>Это с</w:delText>
              </w:r>
            </w:del>
            <w:ins w:id="19" w:author="Пользователь" w:date="2025-10-27T11:04:00Z" w16du:dateUtc="2025-10-27T08:04:00Z">
              <w:r w:rsidR="008C6506">
                <w:rPr>
                  <w:rFonts w:ascii="Times New Roman" w:hAnsi="Times New Roman"/>
                  <w:color w:val="000000"/>
                  <w:sz w:val="24"/>
                </w:rPr>
                <w:t>С</w:t>
              </w:r>
            </w:ins>
            <w:r w:rsidRPr="00602489">
              <w:rPr>
                <w:rFonts w:ascii="Times New Roman" w:hAnsi="Times New Roman"/>
                <w:color w:val="000000"/>
                <w:sz w:val="24"/>
              </w:rPr>
              <w:t xml:space="preserve">труктурированный документ (электронная таблица), который выполняет роль каталога. </w:t>
            </w:r>
          </w:p>
        </w:tc>
      </w:tr>
      <w:tr w:rsidR="004F038D" w:rsidRPr="00602489" w14:paraId="2D5BCE81" w14:textId="77777777" w:rsidTr="006F3F20">
        <w:trPr>
          <w:trHeight w:val="1550"/>
        </w:trPr>
        <w:tc>
          <w:tcPr>
            <w:tcW w:w="2920" w:type="dxa"/>
            <w:tcBorders>
              <w:top w:val="nil"/>
              <w:left w:val="single" w:sz="4" w:space="0" w:color="auto"/>
              <w:bottom w:val="single" w:sz="4" w:space="0" w:color="auto"/>
              <w:right w:val="single" w:sz="4" w:space="0" w:color="auto"/>
            </w:tcBorders>
            <w:vAlign w:val="center"/>
            <w:hideMark/>
          </w:tcPr>
          <w:p w14:paraId="5301ECB9" w14:textId="77777777" w:rsidR="004F038D" w:rsidRPr="00602489" w:rsidRDefault="004F038D" w:rsidP="009328D6">
            <w:pPr>
              <w:rPr>
                <w:rFonts w:ascii="Times New Roman" w:hAnsi="Times New Roman"/>
                <w:b/>
                <w:bCs/>
                <w:color w:val="000000"/>
                <w:sz w:val="24"/>
              </w:rPr>
            </w:pPr>
            <w:r w:rsidRPr="00602489">
              <w:rPr>
                <w:rFonts w:ascii="Times New Roman" w:hAnsi="Times New Roman"/>
                <w:b/>
                <w:bCs/>
                <w:color w:val="000000"/>
                <w:sz w:val="24"/>
              </w:rPr>
              <w:t>Вспомогательный справочник</w:t>
            </w:r>
          </w:p>
        </w:tc>
        <w:tc>
          <w:tcPr>
            <w:tcW w:w="7536" w:type="dxa"/>
            <w:tcBorders>
              <w:top w:val="nil"/>
              <w:left w:val="nil"/>
              <w:bottom w:val="single" w:sz="4" w:space="0" w:color="auto"/>
              <w:right w:val="single" w:sz="4" w:space="0" w:color="auto"/>
            </w:tcBorders>
            <w:vAlign w:val="center"/>
            <w:hideMark/>
          </w:tcPr>
          <w:p w14:paraId="0BE3630E" w14:textId="05B8C5A8" w:rsidR="004F038D" w:rsidRPr="00602489" w:rsidRDefault="004F038D" w:rsidP="009328D6">
            <w:pPr>
              <w:jc w:val="both"/>
              <w:rPr>
                <w:rFonts w:ascii="Times New Roman" w:hAnsi="Times New Roman"/>
                <w:color w:val="000000"/>
                <w:sz w:val="24"/>
              </w:rPr>
            </w:pPr>
            <w:r w:rsidRPr="00602489">
              <w:rPr>
                <w:rFonts w:ascii="Times New Roman" w:hAnsi="Times New Roman"/>
                <w:color w:val="000000"/>
                <w:sz w:val="24"/>
              </w:rPr>
              <w:t xml:space="preserve">Набор данных, который используется для стандартизации и унификации определений, значений атрибутов, которые используются в информационных системах и приложениях. Данные, которые содержатся в </w:t>
            </w:r>
            <w:r w:rsidR="00062189">
              <w:rPr>
                <w:rFonts w:ascii="Times New Roman" w:hAnsi="Times New Roman"/>
                <w:color w:val="000000"/>
                <w:sz w:val="24"/>
              </w:rPr>
              <w:t xml:space="preserve">вспомогательных </w:t>
            </w:r>
            <w:r w:rsidRPr="00602489">
              <w:rPr>
                <w:rFonts w:ascii="Times New Roman" w:hAnsi="Times New Roman"/>
                <w:color w:val="000000"/>
                <w:sz w:val="24"/>
              </w:rPr>
              <w:t>справочниках не подвержены изменениям и используются в качестве констант или базовых значений, на которые могут ссылаться другие данные в системе.</w:t>
            </w:r>
          </w:p>
        </w:tc>
      </w:tr>
      <w:tr w:rsidR="004F038D" w:rsidRPr="00602489" w14:paraId="3AF64B04" w14:textId="77777777" w:rsidTr="006F3F20">
        <w:trPr>
          <w:trHeight w:val="310"/>
        </w:trPr>
        <w:tc>
          <w:tcPr>
            <w:tcW w:w="2920" w:type="dxa"/>
            <w:tcBorders>
              <w:top w:val="nil"/>
              <w:left w:val="single" w:sz="4" w:space="0" w:color="auto"/>
              <w:bottom w:val="single" w:sz="4" w:space="0" w:color="auto"/>
              <w:right w:val="single" w:sz="4" w:space="0" w:color="auto"/>
            </w:tcBorders>
            <w:vAlign w:val="center"/>
            <w:hideMark/>
          </w:tcPr>
          <w:p w14:paraId="360DEA1B" w14:textId="77777777" w:rsidR="004F038D" w:rsidRPr="00602489" w:rsidRDefault="004F038D" w:rsidP="009328D6">
            <w:pPr>
              <w:rPr>
                <w:rFonts w:ascii="Times New Roman" w:hAnsi="Times New Roman"/>
                <w:b/>
                <w:bCs/>
                <w:color w:val="000000"/>
                <w:sz w:val="24"/>
              </w:rPr>
            </w:pPr>
            <w:r w:rsidRPr="00602489">
              <w:rPr>
                <w:rFonts w:ascii="Times New Roman" w:hAnsi="Times New Roman"/>
                <w:b/>
                <w:bCs/>
                <w:color w:val="000000"/>
                <w:sz w:val="24"/>
              </w:rPr>
              <w:t>Сущность</w:t>
            </w:r>
          </w:p>
        </w:tc>
        <w:tc>
          <w:tcPr>
            <w:tcW w:w="7536" w:type="dxa"/>
            <w:tcBorders>
              <w:top w:val="nil"/>
              <w:left w:val="nil"/>
              <w:bottom w:val="single" w:sz="4" w:space="0" w:color="auto"/>
              <w:right w:val="single" w:sz="4" w:space="0" w:color="auto"/>
            </w:tcBorders>
            <w:vAlign w:val="center"/>
            <w:hideMark/>
          </w:tcPr>
          <w:p w14:paraId="4EDACCF9" w14:textId="245FB254" w:rsidR="004F038D" w:rsidRPr="00602489" w:rsidRDefault="004F038D" w:rsidP="009328D6">
            <w:pPr>
              <w:jc w:val="both"/>
              <w:rPr>
                <w:rFonts w:ascii="Times New Roman" w:hAnsi="Times New Roman"/>
                <w:color w:val="000000"/>
                <w:sz w:val="24"/>
              </w:rPr>
            </w:pPr>
            <w:del w:id="20" w:author="Пользователь" w:date="2025-10-27T09:27:00Z" w16du:dateUtc="2025-10-27T06:27:00Z">
              <w:r w:rsidRPr="00602489" w:rsidDel="001C2DFB">
                <w:rPr>
                  <w:rFonts w:ascii="Times New Roman" w:hAnsi="Times New Roman"/>
                  <w:color w:val="000000"/>
                  <w:sz w:val="24"/>
                </w:rPr>
                <w:delText>Это о</w:delText>
              </w:r>
            </w:del>
            <w:ins w:id="21" w:author="Пользователь" w:date="2025-10-27T09:27:00Z" w16du:dateUtc="2025-10-27T06:27:00Z">
              <w:r w:rsidR="001C2DFB">
                <w:rPr>
                  <w:rFonts w:ascii="Times New Roman" w:hAnsi="Times New Roman"/>
                  <w:color w:val="000000"/>
                  <w:sz w:val="24"/>
                </w:rPr>
                <w:t>О</w:t>
              </w:r>
            </w:ins>
            <w:r w:rsidRPr="00602489">
              <w:rPr>
                <w:rFonts w:ascii="Times New Roman" w:hAnsi="Times New Roman"/>
                <w:color w:val="000000"/>
                <w:sz w:val="24"/>
              </w:rPr>
              <w:t xml:space="preserve">бъект, обладающий уникальными и идентифицирующими характеристиками. </w:t>
            </w:r>
          </w:p>
        </w:tc>
      </w:tr>
      <w:tr w:rsidR="004F038D" w:rsidRPr="00602489" w14:paraId="3453B7DC" w14:textId="77777777" w:rsidTr="006F3F20">
        <w:trPr>
          <w:trHeight w:val="620"/>
        </w:trPr>
        <w:tc>
          <w:tcPr>
            <w:tcW w:w="2920" w:type="dxa"/>
            <w:tcBorders>
              <w:top w:val="nil"/>
              <w:left w:val="single" w:sz="4" w:space="0" w:color="auto"/>
              <w:bottom w:val="single" w:sz="4" w:space="0" w:color="auto"/>
              <w:right w:val="single" w:sz="4" w:space="0" w:color="auto"/>
            </w:tcBorders>
            <w:vAlign w:val="center"/>
            <w:hideMark/>
          </w:tcPr>
          <w:p w14:paraId="15A8BB23" w14:textId="77777777" w:rsidR="004F038D" w:rsidRPr="00602489" w:rsidRDefault="004F038D" w:rsidP="009328D6">
            <w:pPr>
              <w:rPr>
                <w:rFonts w:ascii="Times New Roman" w:hAnsi="Times New Roman"/>
                <w:b/>
                <w:bCs/>
                <w:color w:val="000000"/>
                <w:sz w:val="24"/>
              </w:rPr>
            </w:pPr>
            <w:r w:rsidRPr="00602489">
              <w:rPr>
                <w:rFonts w:ascii="Times New Roman" w:hAnsi="Times New Roman"/>
                <w:b/>
                <w:bCs/>
                <w:color w:val="000000"/>
                <w:sz w:val="24"/>
              </w:rPr>
              <w:t>Фасетный атрибут</w:t>
            </w:r>
            <w:r w:rsidRPr="00602489">
              <w:rPr>
                <w:rFonts w:ascii="Times New Roman" w:hAnsi="Times New Roman"/>
                <w:color w:val="000000"/>
                <w:sz w:val="24"/>
              </w:rPr>
              <w:t> </w:t>
            </w:r>
          </w:p>
        </w:tc>
        <w:tc>
          <w:tcPr>
            <w:tcW w:w="7536" w:type="dxa"/>
            <w:tcBorders>
              <w:top w:val="nil"/>
              <w:left w:val="nil"/>
              <w:bottom w:val="single" w:sz="4" w:space="0" w:color="auto"/>
              <w:right w:val="single" w:sz="4" w:space="0" w:color="auto"/>
            </w:tcBorders>
            <w:vAlign w:val="center"/>
            <w:hideMark/>
          </w:tcPr>
          <w:p w14:paraId="051FE9A9" w14:textId="6BEB2217" w:rsidR="004F038D" w:rsidRPr="00602489" w:rsidRDefault="004F038D" w:rsidP="009328D6">
            <w:pPr>
              <w:jc w:val="both"/>
              <w:rPr>
                <w:rFonts w:ascii="Times New Roman" w:hAnsi="Times New Roman"/>
                <w:color w:val="000000"/>
                <w:sz w:val="24"/>
              </w:rPr>
            </w:pPr>
            <w:del w:id="22" w:author="Пользователь" w:date="2025-10-27T09:27:00Z" w16du:dateUtc="2025-10-27T06:27:00Z">
              <w:r w:rsidRPr="00602489" w:rsidDel="001C2DFB">
                <w:rPr>
                  <w:rFonts w:ascii="Times New Roman" w:hAnsi="Times New Roman"/>
                  <w:color w:val="000000"/>
                  <w:sz w:val="24"/>
                </w:rPr>
                <w:delText>Это е</w:delText>
              </w:r>
            </w:del>
            <w:ins w:id="23" w:author="Пользователь" w:date="2025-10-27T09:27:00Z" w16du:dateUtc="2025-10-27T06:27:00Z">
              <w:r w:rsidR="001C2DFB">
                <w:rPr>
                  <w:rFonts w:ascii="Times New Roman" w:hAnsi="Times New Roman"/>
                  <w:color w:val="000000"/>
                  <w:sz w:val="24"/>
                </w:rPr>
                <w:t>Е</w:t>
              </w:r>
            </w:ins>
            <w:r w:rsidRPr="00602489">
              <w:rPr>
                <w:rFonts w:ascii="Times New Roman" w:hAnsi="Times New Roman"/>
                <w:color w:val="000000"/>
                <w:sz w:val="24"/>
              </w:rPr>
              <w:t>диная характеристика сущности, которая применяется к группе однотипных объектов для их описания, поиска и фильтрации. Например размер обуви, Цвет, Производитель.</w:t>
            </w:r>
          </w:p>
        </w:tc>
      </w:tr>
      <w:tr w:rsidR="004F038D" w:rsidRPr="00602489" w14:paraId="6694EF65" w14:textId="77777777" w:rsidTr="006F3F20">
        <w:trPr>
          <w:trHeight w:val="930"/>
        </w:trPr>
        <w:tc>
          <w:tcPr>
            <w:tcW w:w="2920" w:type="dxa"/>
            <w:tcBorders>
              <w:top w:val="nil"/>
              <w:left w:val="single" w:sz="4" w:space="0" w:color="auto"/>
              <w:bottom w:val="single" w:sz="4" w:space="0" w:color="auto"/>
              <w:right w:val="single" w:sz="4" w:space="0" w:color="auto"/>
            </w:tcBorders>
            <w:vAlign w:val="center"/>
            <w:hideMark/>
          </w:tcPr>
          <w:p w14:paraId="0AC146FF" w14:textId="77777777" w:rsidR="004F038D" w:rsidRPr="00602489" w:rsidRDefault="004F038D" w:rsidP="009328D6">
            <w:pPr>
              <w:rPr>
                <w:rFonts w:ascii="Times New Roman" w:hAnsi="Times New Roman"/>
                <w:b/>
                <w:bCs/>
                <w:color w:val="000000"/>
                <w:sz w:val="24"/>
              </w:rPr>
            </w:pPr>
            <w:r w:rsidRPr="00602489">
              <w:rPr>
                <w:rFonts w:ascii="Times New Roman" w:hAnsi="Times New Roman"/>
                <w:b/>
                <w:bCs/>
                <w:color w:val="000000"/>
                <w:sz w:val="24"/>
              </w:rPr>
              <w:t>Шаблон класса</w:t>
            </w:r>
          </w:p>
        </w:tc>
        <w:tc>
          <w:tcPr>
            <w:tcW w:w="7536" w:type="dxa"/>
            <w:tcBorders>
              <w:top w:val="nil"/>
              <w:left w:val="nil"/>
              <w:bottom w:val="single" w:sz="4" w:space="0" w:color="auto"/>
              <w:right w:val="single" w:sz="4" w:space="0" w:color="auto"/>
            </w:tcBorders>
            <w:vAlign w:val="center"/>
            <w:hideMark/>
          </w:tcPr>
          <w:p w14:paraId="33CD5079" w14:textId="10750505" w:rsidR="004F038D" w:rsidRPr="00602489" w:rsidRDefault="004F038D" w:rsidP="009328D6">
            <w:pPr>
              <w:jc w:val="both"/>
              <w:rPr>
                <w:rFonts w:ascii="Times New Roman" w:hAnsi="Times New Roman"/>
                <w:color w:val="000000"/>
                <w:sz w:val="24"/>
              </w:rPr>
            </w:pPr>
            <w:del w:id="24" w:author="Пользователь" w:date="2025-10-27T09:27:00Z" w16du:dateUtc="2025-10-27T06:27:00Z">
              <w:r w:rsidRPr="00602489" w:rsidDel="001C2DFB">
                <w:rPr>
                  <w:rFonts w:ascii="Times New Roman" w:hAnsi="Times New Roman"/>
                  <w:color w:val="000000"/>
                  <w:sz w:val="24"/>
                </w:rPr>
                <w:delText xml:space="preserve"> Это з</w:delText>
              </w:r>
            </w:del>
            <w:ins w:id="25" w:author="Пользователь" w:date="2025-10-27T09:27:00Z" w16du:dateUtc="2025-10-27T06:27:00Z">
              <w:r w:rsidR="001C2DFB">
                <w:rPr>
                  <w:rFonts w:ascii="Times New Roman" w:hAnsi="Times New Roman"/>
                  <w:color w:val="000000"/>
                  <w:sz w:val="24"/>
                </w:rPr>
                <w:t>З</w:t>
              </w:r>
            </w:ins>
            <w:r w:rsidRPr="00602489">
              <w:rPr>
                <w:rFonts w:ascii="Times New Roman" w:hAnsi="Times New Roman"/>
                <w:color w:val="000000"/>
                <w:sz w:val="24"/>
              </w:rPr>
              <w:t>аранее определенная структура атрибутов и метаданных, которая описывает типовые свойства и характеристики объектов, принадлежащих к определенному классу в классификаторе.</w:t>
            </w:r>
          </w:p>
        </w:tc>
      </w:tr>
    </w:tbl>
    <w:p w14:paraId="7AB0F3CB" w14:textId="77777777" w:rsidR="004F038D" w:rsidRDefault="004F038D" w:rsidP="004F038D"/>
    <w:p w14:paraId="0728EB37" w14:textId="77777777" w:rsidR="004F038D" w:rsidRPr="003574C7" w:rsidRDefault="004F038D" w:rsidP="004F038D">
      <w:pPr>
        <w:pStyle w:val="10"/>
        <w:numPr>
          <w:ilvl w:val="0"/>
          <w:numId w:val="68"/>
        </w:numPr>
        <w:tabs>
          <w:tab w:val="left" w:pos="993"/>
        </w:tabs>
        <w:ind w:left="567" w:firstLine="0"/>
        <w:jc w:val="center"/>
        <w:rPr>
          <w:b/>
          <w:bCs/>
          <w:color w:val="auto"/>
        </w:rPr>
      </w:pPr>
      <w:bookmarkStart w:id="26" w:name="_Toc162933623"/>
      <w:bookmarkStart w:id="27" w:name="_Toc210631384"/>
      <w:r w:rsidRPr="003574C7">
        <w:rPr>
          <w:rFonts w:ascii="Times New Roman" w:hAnsi="Times New Roman" w:cs="Times New Roman"/>
          <w:b/>
          <w:bCs/>
          <w:color w:val="auto"/>
          <w:sz w:val="24"/>
          <w:szCs w:val="24"/>
        </w:rPr>
        <w:t>Введение</w:t>
      </w:r>
      <w:bookmarkEnd w:id="26"/>
      <w:bookmarkEnd w:id="27"/>
    </w:p>
    <w:p w14:paraId="47D456FA" w14:textId="77777777" w:rsidR="004F038D" w:rsidRPr="00602489" w:rsidRDefault="004F038D" w:rsidP="004F038D">
      <w:pPr>
        <w:pStyle w:val="aff4"/>
        <w:numPr>
          <w:ilvl w:val="1"/>
          <w:numId w:val="68"/>
        </w:numPr>
        <w:tabs>
          <w:tab w:val="left" w:pos="993"/>
          <w:tab w:val="left" w:pos="1134"/>
        </w:tabs>
        <w:spacing w:before="0" w:beforeAutospacing="0" w:after="0" w:afterAutospacing="0"/>
        <w:ind w:left="0" w:firstLine="426"/>
        <w:jc w:val="both"/>
        <w:rPr>
          <w:rFonts w:ascii="Times New Roman" w:hAnsi="Times New Roman"/>
          <w:sz w:val="24"/>
        </w:rPr>
      </w:pPr>
      <w:r w:rsidRPr="00602489">
        <w:rPr>
          <w:rFonts w:ascii="Times New Roman" w:hAnsi="Times New Roman"/>
          <w:sz w:val="24"/>
        </w:rPr>
        <w:t>Цель стандарта – описать модель построения классификатора. Установить правила и принципы классификации.</w:t>
      </w:r>
    </w:p>
    <w:p w14:paraId="38197EED" w14:textId="77777777" w:rsidR="004F038D" w:rsidRPr="00602489" w:rsidRDefault="004F038D" w:rsidP="004F038D">
      <w:pPr>
        <w:pStyle w:val="aff4"/>
        <w:numPr>
          <w:ilvl w:val="1"/>
          <w:numId w:val="68"/>
        </w:numPr>
        <w:tabs>
          <w:tab w:val="left" w:pos="993"/>
          <w:tab w:val="left" w:pos="1134"/>
        </w:tabs>
        <w:spacing w:before="0" w:beforeAutospacing="0" w:after="0" w:afterAutospacing="0"/>
        <w:ind w:left="0" w:firstLine="426"/>
        <w:jc w:val="both"/>
        <w:rPr>
          <w:rFonts w:ascii="Times New Roman" w:hAnsi="Times New Roman"/>
          <w:sz w:val="24"/>
        </w:rPr>
      </w:pPr>
      <w:r w:rsidRPr="00602489">
        <w:rPr>
          <w:rFonts w:ascii="Times New Roman" w:hAnsi="Times New Roman"/>
          <w:sz w:val="24"/>
        </w:rPr>
        <w:lastRenderedPageBreak/>
        <w:t>Основные задачи построения классификатора:</w:t>
      </w:r>
    </w:p>
    <w:p w14:paraId="4527163A" w14:textId="77777777" w:rsidR="004F038D" w:rsidRPr="00602489" w:rsidRDefault="004F038D" w:rsidP="00907069">
      <w:pPr>
        <w:pStyle w:val="aff4"/>
        <w:numPr>
          <w:ilvl w:val="2"/>
          <w:numId w:val="109"/>
        </w:numPr>
        <w:tabs>
          <w:tab w:val="left" w:pos="993"/>
          <w:tab w:val="left" w:pos="1134"/>
        </w:tabs>
        <w:spacing w:before="0" w:beforeAutospacing="0" w:after="0" w:afterAutospacing="0"/>
        <w:ind w:left="0" w:firstLine="709"/>
        <w:jc w:val="both"/>
        <w:rPr>
          <w:rFonts w:ascii="Times New Roman" w:hAnsi="Times New Roman"/>
          <w:sz w:val="24"/>
        </w:rPr>
        <w:pPrChange w:id="28" w:author="Пользователь" w:date="2025-10-27T09:30:00Z" w16du:dateUtc="2025-10-27T06:30:00Z">
          <w:pPr>
            <w:pStyle w:val="aff4"/>
            <w:numPr>
              <w:ilvl w:val="2"/>
              <w:numId w:val="68"/>
            </w:numPr>
            <w:tabs>
              <w:tab w:val="left" w:pos="993"/>
              <w:tab w:val="left" w:pos="1134"/>
            </w:tabs>
            <w:spacing w:before="0" w:beforeAutospacing="0" w:after="0" w:afterAutospacing="0"/>
            <w:ind w:firstLine="426"/>
            <w:jc w:val="both"/>
          </w:pPr>
        </w:pPrChange>
      </w:pPr>
      <w:r w:rsidRPr="00602489">
        <w:rPr>
          <w:rFonts w:ascii="Times New Roman" w:hAnsi="Times New Roman"/>
          <w:sz w:val="24"/>
        </w:rPr>
        <w:t>Категоризация и упорядочение записей;</w:t>
      </w:r>
    </w:p>
    <w:p w14:paraId="078C7788" w14:textId="77777777" w:rsidR="004F038D" w:rsidRPr="00602489" w:rsidRDefault="004F038D" w:rsidP="00905079">
      <w:pPr>
        <w:pStyle w:val="aff4"/>
        <w:numPr>
          <w:ilvl w:val="2"/>
          <w:numId w:val="109"/>
        </w:numPr>
        <w:tabs>
          <w:tab w:val="left" w:pos="993"/>
          <w:tab w:val="left" w:pos="1134"/>
        </w:tabs>
        <w:spacing w:before="0" w:beforeAutospacing="0" w:after="0" w:afterAutospacing="0"/>
        <w:ind w:left="0" w:firstLine="709"/>
        <w:jc w:val="both"/>
        <w:rPr>
          <w:rFonts w:ascii="Times New Roman" w:hAnsi="Times New Roman"/>
          <w:sz w:val="24"/>
        </w:rPr>
        <w:pPrChange w:id="29" w:author="Пользователь" w:date="2025-10-27T09:50:00Z" w16du:dateUtc="2025-10-27T06:50:00Z">
          <w:pPr>
            <w:pStyle w:val="aff4"/>
            <w:numPr>
              <w:ilvl w:val="2"/>
              <w:numId w:val="68"/>
            </w:numPr>
            <w:tabs>
              <w:tab w:val="left" w:pos="993"/>
              <w:tab w:val="left" w:pos="1134"/>
            </w:tabs>
            <w:spacing w:before="0" w:beforeAutospacing="0" w:after="0" w:afterAutospacing="0"/>
            <w:ind w:firstLine="426"/>
            <w:jc w:val="both"/>
          </w:pPr>
        </w:pPrChange>
      </w:pPr>
      <w:r w:rsidRPr="00602489">
        <w:rPr>
          <w:rFonts w:ascii="Times New Roman" w:hAnsi="Times New Roman"/>
          <w:sz w:val="24"/>
        </w:rPr>
        <w:t>Создание справочно-поискового аппарата для бизнес-пользователей;</w:t>
      </w:r>
    </w:p>
    <w:p w14:paraId="32D24252" w14:textId="77777777" w:rsidR="004F038D" w:rsidRPr="00602489" w:rsidRDefault="004F038D" w:rsidP="00905079">
      <w:pPr>
        <w:pStyle w:val="aff4"/>
        <w:numPr>
          <w:ilvl w:val="2"/>
          <w:numId w:val="109"/>
        </w:numPr>
        <w:tabs>
          <w:tab w:val="left" w:pos="993"/>
          <w:tab w:val="left" w:pos="1134"/>
        </w:tabs>
        <w:spacing w:before="0" w:beforeAutospacing="0" w:after="0" w:afterAutospacing="0"/>
        <w:ind w:left="0" w:firstLine="709"/>
        <w:jc w:val="both"/>
        <w:rPr>
          <w:rFonts w:ascii="Times New Roman" w:hAnsi="Times New Roman"/>
          <w:sz w:val="24"/>
        </w:rPr>
        <w:pPrChange w:id="30" w:author="Пользователь" w:date="2025-10-27T09:50:00Z" w16du:dateUtc="2025-10-27T06:50:00Z">
          <w:pPr>
            <w:pStyle w:val="aff4"/>
            <w:numPr>
              <w:ilvl w:val="2"/>
              <w:numId w:val="68"/>
            </w:numPr>
            <w:tabs>
              <w:tab w:val="left" w:pos="993"/>
              <w:tab w:val="left" w:pos="1134"/>
            </w:tabs>
            <w:spacing w:before="0" w:beforeAutospacing="0" w:after="0" w:afterAutospacing="0"/>
            <w:ind w:firstLine="426"/>
            <w:jc w:val="both"/>
          </w:pPr>
        </w:pPrChange>
      </w:pPr>
      <w:r w:rsidRPr="00602489">
        <w:rPr>
          <w:rFonts w:ascii="Times New Roman" w:hAnsi="Times New Roman"/>
          <w:sz w:val="24"/>
        </w:rPr>
        <w:t xml:space="preserve">Создание условий для сквозной отчетности </w:t>
      </w:r>
      <w:r w:rsidRPr="00602489">
        <w:rPr>
          <w:rFonts w:ascii="Times New Roman" w:hAnsi="Times New Roman"/>
          <w:sz w:val="24"/>
          <w:lang w:val="en-US"/>
        </w:rPr>
        <w:t>c</w:t>
      </w:r>
      <w:r w:rsidRPr="00602489">
        <w:rPr>
          <w:rFonts w:ascii="Times New Roman" w:hAnsi="Times New Roman"/>
          <w:sz w:val="24"/>
        </w:rPr>
        <w:t xml:space="preserve"> использованием классификатора.</w:t>
      </w:r>
    </w:p>
    <w:p w14:paraId="47471A2E" w14:textId="77777777" w:rsidR="004F038D" w:rsidRPr="00602489" w:rsidRDefault="004F038D" w:rsidP="00905079">
      <w:pPr>
        <w:pStyle w:val="aff4"/>
        <w:numPr>
          <w:ilvl w:val="2"/>
          <w:numId w:val="109"/>
        </w:numPr>
        <w:tabs>
          <w:tab w:val="left" w:pos="993"/>
          <w:tab w:val="left" w:pos="1134"/>
        </w:tabs>
        <w:spacing w:before="0" w:beforeAutospacing="0" w:after="0" w:afterAutospacing="0"/>
        <w:ind w:left="0" w:firstLine="709"/>
        <w:jc w:val="both"/>
        <w:rPr>
          <w:rFonts w:ascii="Times New Roman" w:hAnsi="Times New Roman"/>
          <w:sz w:val="24"/>
        </w:rPr>
        <w:pPrChange w:id="31" w:author="Пользователь" w:date="2025-10-27T09:50:00Z" w16du:dateUtc="2025-10-27T06:50:00Z">
          <w:pPr>
            <w:pStyle w:val="aff4"/>
            <w:numPr>
              <w:ilvl w:val="1"/>
              <w:numId w:val="68"/>
            </w:numPr>
            <w:tabs>
              <w:tab w:val="left" w:pos="993"/>
              <w:tab w:val="left" w:pos="1134"/>
            </w:tabs>
            <w:spacing w:before="0" w:beforeAutospacing="0" w:after="0" w:afterAutospacing="0"/>
            <w:ind w:firstLine="426"/>
            <w:jc w:val="both"/>
          </w:pPr>
        </w:pPrChange>
      </w:pPr>
      <w:r w:rsidRPr="00602489">
        <w:rPr>
          <w:rFonts w:ascii="Times New Roman" w:hAnsi="Times New Roman"/>
          <w:sz w:val="24"/>
        </w:rPr>
        <w:t>Для построения классификатора необходимо идентифицировать классы записей.</w:t>
      </w:r>
    </w:p>
    <w:p w14:paraId="0DC4411D" w14:textId="77777777" w:rsidR="004F038D" w:rsidRPr="00602489" w:rsidRDefault="004F038D" w:rsidP="00905079">
      <w:pPr>
        <w:pStyle w:val="aff4"/>
        <w:numPr>
          <w:ilvl w:val="2"/>
          <w:numId w:val="109"/>
        </w:numPr>
        <w:tabs>
          <w:tab w:val="left" w:pos="993"/>
          <w:tab w:val="left" w:pos="1134"/>
        </w:tabs>
        <w:spacing w:before="0" w:beforeAutospacing="0" w:after="0" w:afterAutospacing="0"/>
        <w:ind w:left="0" w:firstLine="709"/>
        <w:jc w:val="both"/>
        <w:rPr>
          <w:rFonts w:ascii="Times New Roman" w:hAnsi="Times New Roman"/>
          <w:sz w:val="24"/>
        </w:rPr>
        <w:pPrChange w:id="32" w:author="Пользователь" w:date="2025-10-27T09:50:00Z" w16du:dateUtc="2025-10-27T06:50:00Z">
          <w:pPr>
            <w:pStyle w:val="aff4"/>
            <w:numPr>
              <w:ilvl w:val="1"/>
              <w:numId w:val="68"/>
            </w:numPr>
            <w:tabs>
              <w:tab w:val="left" w:pos="993"/>
              <w:tab w:val="left" w:pos="1134"/>
            </w:tabs>
            <w:spacing w:before="0" w:beforeAutospacing="0" w:after="0" w:afterAutospacing="0"/>
            <w:ind w:firstLine="426"/>
            <w:jc w:val="both"/>
          </w:pPr>
        </w:pPrChange>
      </w:pPr>
      <w:r w:rsidRPr="00602489">
        <w:rPr>
          <w:rFonts w:ascii="Times New Roman" w:hAnsi="Times New Roman"/>
          <w:sz w:val="24"/>
        </w:rPr>
        <w:t>Поддерживать классификатор в состоянии, обеспечивающем выполнение возложенных на него задач, указанных в п.2.2.</w:t>
      </w:r>
    </w:p>
    <w:p w14:paraId="549E70B1" w14:textId="76C79CCC" w:rsidR="002031BF" w:rsidRPr="002031BF" w:rsidRDefault="004F038D" w:rsidP="00905079">
      <w:pPr>
        <w:pStyle w:val="aff4"/>
        <w:numPr>
          <w:ilvl w:val="2"/>
          <w:numId w:val="109"/>
        </w:numPr>
        <w:tabs>
          <w:tab w:val="left" w:pos="993"/>
          <w:tab w:val="left" w:pos="1134"/>
        </w:tabs>
        <w:spacing w:before="0" w:beforeAutospacing="0" w:after="0" w:afterAutospacing="0"/>
        <w:ind w:left="0" w:firstLine="709"/>
        <w:jc w:val="both"/>
        <w:rPr>
          <w:ins w:id="33" w:author="Пользователь" w:date="2025-10-27T09:46:00Z" w16du:dateUtc="2025-10-27T06:46:00Z"/>
          <w:rFonts w:ascii="Times New Roman" w:hAnsi="Times New Roman"/>
          <w:sz w:val="24"/>
          <w:rPrChange w:id="34" w:author="Пользователь" w:date="2025-10-27T09:48:00Z" w16du:dateUtc="2025-10-27T06:48:00Z">
            <w:rPr>
              <w:ins w:id="35" w:author="Пользователь" w:date="2025-10-27T09:46:00Z" w16du:dateUtc="2025-10-27T06:46:00Z"/>
            </w:rPr>
          </w:rPrChange>
        </w:rPr>
        <w:pPrChange w:id="36" w:author="Пользователь" w:date="2025-10-27T09:50:00Z" w16du:dateUtc="2025-10-27T06:50:00Z">
          <w:pPr>
            <w:spacing w:after="160" w:line="278" w:lineRule="auto"/>
          </w:pPr>
        </w:pPrChange>
      </w:pPr>
      <w:r w:rsidRPr="002031BF">
        <w:rPr>
          <w:rFonts w:ascii="Times New Roman" w:hAnsi="Times New Roman"/>
          <w:sz w:val="24"/>
        </w:rPr>
        <w:t xml:space="preserve">Организовать операционные процессы управления классификатором по требованиям бизнес-направлений Компании. </w:t>
      </w:r>
      <w:del w:id="37" w:author="Пользователь" w:date="2025-10-27T09:46:00Z" w16du:dateUtc="2025-10-27T06:46:00Z">
        <w:r w:rsidRPr="002031BF" w:rsidDel="002031BF">
          <w:rPr>
            <w:rFonts w:ascii="Times New Roman" w:hAnsi="Times New Roman"/>
            <w:sz w:val="24"/>
          </w:rPr>
          <w:delText xml:space="preserve">Пример процесса управления </w:delText>
        </w:r>
        <w:r w:rsidR="003C6E3B" w:rsidRPr="002031BF" w:rsidDel="002031BF">
          <w:rPr>
            <w:rFonts w:ascii="Times New Roman" w:hAnsi="Times New Roman"/>
            <w:sz w:val="24"/>
          </w:rPr>
          <w:delText>к</w:delText>
        </w:r>
        <w:r w:rsidRPr="002031BF" w:rsidDel="002031BF">
          <w:rPr>
            <w:rFonts w:ascii="Times New Roman" w:hAnsi="Times New Roman"/>
            <w:sz w:val="24"/>
          </w:rPr>
          <w:delText>лассификатором показан на Рисунке 1.</w:delText>
        </w:r>
      </w:del>
      <w:ins w:id="38" w:author="Пользователь" w:date="2025-10-27T09:46:00Z" w16du:dateUtc="2025-10-27T06:46:00Z">
        <w:r w:rsidR="002031BF" w:rsidRPr="002031BF">
          <w:rPr>
            <w:rFonts w:ascii="Times New Roman" w:hAnsi="Times New Roman"/>
            <w:sz w:val="24"/>
            <w:rPrChange w:id="39" w:author="Пользователь" w:date="2025-10-27T09:48:00Z" w16du:dateUtc="2025-10-27T06:48:00Z">
              <w:rPr/>
            </w:rPrChange>
          </w:rPr>
          <w:t xml:space="preserve"> </w:t>
        </w:r>
        <w:r w:rsidR="002031BF" w:rsidRPr="002031BF">
          <w:rPr>
            <w:rFonts w:ascii="Times New Roman" w:hAnsi="Times New Roman"/>
            <w:sz w:val="24"/>
            <w:rPrChange w:id="40" w:author="Пользователь" w:date="2025-10-27T09:48:00Z" w16du:dateUtc="2025-10-27T06:48:00Z">
              <w:rPr/>
            </w:rPrChange>
          </w:rPr>
          <w:t>В качестве наглядного примера организации процесса на Рисунке 1 представлена схема «Управление классификатором</w:t>
        </w:r>
        <w:r w:rsidR="002031BF" w:rsidRPr="002031BF">
          <w:rPr>
            <w:rFonts w:ascii="Times New Roman" w:hAnsi="Times New Roman"/>
            <w:sz w:val="24"/>
          </w:rPr>
          <w:t>: Создание нового класса</w:t>
        </w:r>
        <w:r w:rsidR="002031BF" w:rsidRPr="002031BF">
          <w:rPr>
            <w:rFonts w:ascii="Times New Roman" w:hAnsi="Times New Roman"/>
            <w:sz w:val="24"/>
            <w:rPrChange w:id="41" w:author="Пользователь" w:date="2025-10-27T09:48:00Z" w16du:dateUtc="2025-10-27T06:48:00Z">
              <w:rPr/>
            </w:rPrChange>
          </w:rPr>
          <w:t>».</w:t>
        </w:r>
      </w:ins>
      <w:ins w:id="42" w:author="Пользователь" w:date="2025-10-27T09:47:00Z" w16du:dateUtc="2025-10-27T06:47:00Z">
        <w:r w:rsidR="002031BF" w:rsidRPr="002031BF">
          <w:rPr>
            <w:rFonts w:ascii="Times New Roman" w:hAnsi="Times New Roman"/>
            <w:sz w:val="24"/>
          </w:rPr>
          <w:t xml:space="preserve"> </w:t>
        </w:r>
      </w:ins>
      <w:ins w:id="43" w:author="Пользователь" w:date="2025-10-27T09:46:00Z" w16du:dateUtc="2025-10-27T06:46:00Z">
        <w:r w:rsidR="002031BF" w:rsidRPr="002031BF">
          <w:rPr>
            <w:rFonts w:ascii="Times New Roman" w:hAnsi="Times New Roman"/>
            <w:sz w:val="24"/>
            <w:rPrChange w:id="44" w:author="Пользователь" w:date="2025-10-27T09:48:00Z" w16du:dateUtc="2025-10-27T06:48:00Z">
              <w:rPr/>
            </w:rPrChange>
          </w:rPr>
          <w:t xml:space="preserve"> Данная схема является иллюстрацией возможного подхода и не предписывает единственно верную структуру</w:t>
        </w:r>
      </w:ins>
      <w:ins w:id="45" w:author="Пользователь" w:date="2025-10-27T09:47:00Z" w16du:dateUtc="2025-10-27T06:47:00Z">
        <w:r w:rsidR="002031BF" w:rsidRPr="002031BF">
          <w:rPr>
            <w:rFonts w:ascii="Times New Roman" w:hAnsi="Times New Roman"/>
            <w:sz w:val="24"/>
          </w:rPr>
          <w:t>.</w:t>
        </w:r>
      </w:ins>
      <w:ins w:id="46" w:author="Пользователь" w:date="2025-10-27T09:48:00Z" w16du:dateUtc="2025-10-27T06:48:00Z">
        <w:r w:rsidR="002031BF">
          <w:rPr>
            <w:rFonts w:ascii="Times New Roman" w:hAnsi="Times New Roman"/>
            <w:sz w:val="24"/>
          </w:rPr>
          <w:t xml:space="preserve"> </w:t>
        </w:r>
      </w:ins>
      <w:ins w:id="47" w:author="Пользователь" w:date="2025-10-27T09:46:00Z" w16du:dateUtc="2025-10-27T06:46:00Z">
        <w:r w:rsidR="002031BF" w:rsidRPr="002031BF">
          <w:rPr>
            <w:rFonts w:ascii="Times New Roman" w:hAnsi="Times New Roman"/>
            <w:sz w:val="24"/>
            <w:rPrChange w:id="48" w:author="Пользователь" w:date="2025-10-27T09:48:00Z" w16du:dateUtc="2025-10-27T06:48:00Z">
              <w:rPr/>
            </w:rPrChange>
          </w:rPr>
          <w:t xml:space="preserve">Разработка конкретных процессов должна осуществляться в соответствии с общими принципами, </w:t>
        </w:r>
      </w:ins>
      <w:ins w:id="49" w:author="Пользователь" w:date="2025-10-27T09:49:00Z" w16du:dateUtc="2025-10-27T06:49:00Z">
        <w:r w:rsidR="002031BF">
          <w:rPr>
            <w:rFonts w:ascii="Times New Roman" w:hAnsi="Times New Roman"/>
            <w:sz w:val="24"/>
          </w:rPr>
          <w:t xml:space="preserve">управления НСИ и соответственно </w:t>
        </w:r>
      </w:ins>
      <w:ins w:id="50" w:author="Пользователь" w:date="2025-10-27T09:48:00Z" w16du:dateUtc="2025-10-27T06:48:00Z">
        <w:r w:rsidR="002031BF">
          <w:rPr>
            <w:rFonts w:ascii="Times New Roman" w:hAnsi="Times New Roman"/>
            <w:sz w:val="24"/>
          </w:rPr>
          <w:t>управления классификатором</w:t>
        </w:r>
      </w:ins>
      <w:ins w:id="51" w:author="Пользователь" w:date="2025-10-27T09:49:00Z" w16du:dateUtc="2025-10-27T06:49:00Z">
        <w:r w:rsidR="002031BF">
          <w:rPr>
            <w:rFonts w:ascii="Times New Roman" w:hAnsi="Times New Roman"/>
            <w:sz w:val="24"/>
          </w:rPr>
          <w:t>.</w:t>
        </w:r>
      </w:ins>
    </w:p>
    <w:p w14:paraId="3D02A650" w14:textId="5D5620C6" w:rsidR="004F038D" w:rsidRPr="00602489" w:rsidRDefault="004F038D" w:rsidP="002031BF">
      <w:pPr>
        <w:pStyle w:val="aff4"/>
        <w:tabs>
          <w:tab w:val="left" w:pos="993"/>
          <w:tab w:val="left" w:pos="1134"/>
        </w:tabs>
        <w:spacing w:before="0" w:beforeAutospacing="0" w:after="0" w:afterAutospacing="0"/>
        <w:ind w:left="709"/>
        <w:jc w:val="both"/>
        <w:rPr>
          <w:rFonts w:ascii="Times New Roman" w:hAnsi="Times New Roman"/>
          <w:sz w:val="24"/>
        </w:rPr>
        <w:pPrChange w:id="52" w:author="Пользователь" w:date="2025-10-27T09:47:00Z" w16du:dateUtc="2025-10-27T06:47:00Z">
          <w:pPr>
            <w:pStyle w:val="aff4"/>
            <w:numPr>
              <w:ilvl w:val="1"/>
              <w:numId w:val="68"/>
            </w:numPr>
            <w:tabs>
              <w:tab w:val="left" w:pos="993"/>
              <w:tab w:val="left" w:pos="1134"/>
            </w:tabs>
            <w:spacing w:before="0" w:beforeAutospacing="0" w:after="0" w:afterAutospacing="0"/>
            <w:ind w:firstLine="426"/>
            <w:jc w:val="both"/>
          </w:pPr>
        </w:pPrChange>
      </w:pPr>
    </w:p>
    <w:p w14:paraId="5A08932A" w14:textId="189F2779" w:rsidR="004F038D" w:rsidRPr="00602489" w:rsidRDefault="004F038D" w:rsidP="004F038D">
      <w:pPr>
        <w:pStyle w:val="aff4"/>
        <w:tabs>
          <w:tab w:val="left" w:pos="568"/>
          <w:tab w:val="left" w:pos="1134"/>
        </w:tabs>
        <w:spacing w:before="0" w:beforeAutospacing="0" w:after="0" w:afterAutospacing="0"/>
        <w:ind w:left="-567" w:firstLine="567"/>
        <w:jc w:val="right"/>
        <w:rPr>
          <w:rFonts w:ascii="Times New Roman" w:hAnsi="Times New Roman"/>
          <w:i/>
          <w:iCs/>
        </w:rPr>
      </w:pPr>
      <w:r w:rsidRPr="00602489">
        <w:rPr>
          <w:rFonts w:ascii="Times New Roman" w:hAnsi="Times New Roman"/>
          <w:i/>
          <w:iCs/>
        </w:rPr>
        <w:t>Рисунок 1 «Пример процесса управления классификатором</w:t>
      </w:r>
      <w:ins w:id="53" w:author="Пользователь" w:date="2025-10-27T09:28:00Z" w16du:dateUtc="2025-10-27T06:28:00Z">
        <w:r w:rsidR="00456087">
          <w:rPr>
            <w:rFonts w:ascii="Times New Roman" w:hAnsi="Times New Roman"/>
            <w:i/>
            <w:iCs/>
          </w:rPr>
          <w:t xml:space="preserve">: </w:t>
        </w:r>
      </w:ins>
      <w:ins w:id="54" w:author="Пользователь" w:date="2025-10-27T09:38:00Z" w16du:dateUtc="2025-10-27T06:38:00Z">
        <w:r w:rsidR="001C7E9A">
          <w:rPr>
            <w:rFonts w:ascii="Times New Roman" w:hAnsi="Times New Roman"/>
            <w:i/>
            <w:iCs/>
          </w:rPr>
          <w:t>Создание нового класса</w:t>
        </w:r>
      </w:ins>
      <w:ins w:id="55" w:author="Пользователь" w:date="2025-10-27T09:28:00Z" w16du:dateUtc="2025-10-27T06:28:00Z">
        <w:r w:rsidR="00456087">
          <w:rPr>
            <w:rFonts w:ascii="Times New Roman" w:hAnsi="Times New Roman"/>
            <w:i/>
            <w:iCs/>
          </w:rPr>
          <w:t>.</w:t>
        </w:r>
      </w:ins>
      <w:r w:rsidRPr="00602489">
        <w:rPr>
          <w:rFonts w:ascii="Times New Roman" w:hAnsi="Times New Roman"/>
          <w:i/>
          <w:iCs/>
        </w:rPr>
        <w:t>»</w:t>
      </w:r>
    </w:p>
    <w:p w14:paraId="1602995D" w14:textId="77777777" w:rsidR="004F038D" w:rsidRPr="003574C7" w:rsidRDefault="004F038D" w:rsidP="004F038D">
      <w:pPr>
        <w:ind w:left="284"/>
        <w:rPr>
          <w:rFonts w:ascii="Times New Roman" w:hAnsi="Times New Roman"/>
          <w:sz w:val="28"/>
          <w:szCs w:val="28"/>
        </w:rPr>
      </w:pPr>
      <w:r w:rsidRPr="003574C7">
        <w:rPr>
          <w:rFonts w:ascii="Times New Roman" w:hAnsi="Times New Roman"/>
          <w:noProof/>
          <w:sz w:val="28"/>
          <w:szCs w:val="28"/>
        </w:rPr>
        <w:drawing>
          <wp:inline distT="0" distB="0" distL="0" distR="0" wp14:anchorId="4F3363F3" wp14:editId="295111E8">
            <wp:extent cx="6407785" cy="3196590"/>
            <wp:effectExtent l="0" t="0" r="0" b="3810"/>
            <wp:docPr id="772157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57064" name=""/>
                    <pic:cNvPicPr/>
                  </pic:nvPicPr>
                  <pic:blipFill>
                    <a:blip r:embed="rId8"/>
                    <a:stretch>
                      <a:fillRect/>
                    </a:stretch>
                  </pic:blipFill>
                  <pic:spPr>
                    <a:xfrm>
                      <a:off x="0" y="0"/>
                      <a:ext cx="6407785" cy="3196590"/>
                    </a:xfrm>
                    <a:prstGeom prst="rect">
                      <a:avLst/>
                    </a:prstGeom>
                  </pic:spPr>
                </pic:pic>
              </a:graphicData>
            </a:graphic>
          </wp:inline>
        </w:drawing>
      </w:r>
    </w:p>
    <w:p w14:paraId="7CC235DC" w14:textId="3A2998D9" w:rsidR="004F038D" w:rsidRPr="00602489" w:rsidRDefault="004F038D" w:rsidP="004F038D">
      <w:pPr>
        <w:pStyle w:val="aff4"/>
        <w:numPr>
          <w:ilvl w:val="2"/>
          <w:numId w:val="68"/>
        </w:numPr>
        <w:tabs>
          <w:tab w:val="left" w:pos="1134"/>
          <w:tab w:val="left" w:pos="1276"/>
        </w:tabs>
        <w:spacing w:before="0" w:beforeAutospacing="0" w:after="0" w:afterAutospacing="0"/>
        <w:ind w:left="0" w:firstLine="567"/>
        <w:jc w:val="both"/>
        <w:rPr>
          <w:rFonts w:ascii="Times New Roman" w:hAnsi="Times New Roman"/>
          <w:sz w:val="24"/>
        </w:rPr>
      </w:pPr>
      <w:r w:rsidRPr="00602489">
        <w:rPr>
          <w:rFonts w:ascii="Times New Roman" w:hAnsi="Times New Roman"/>
          <w:sz w:val="24"/>
        </w:rPr>
        <w:tab/>
        <w:t>Организовать операционные процессы управления реестром метаданных классификатора.  Цели и пример процесса управления реестром метаданных классификатора отражены в разделе 1</w:t>
      </w:r>
      <w:r w:rsidR="006A29D5">
        <w:rPr>
          <w:rFonts w:ascii="Times New Roman" w:hAnsi="Times New Roman"/>
          <w:sz w:val="24"/>
        </w:rPr>
        <w:t>6</w:t>
      </w:r>
      <w:r w:rsidRPr="00602489">
        <w:rPr>
          <w:rFonts w:ascii="Times New Roman" w:hAnsi="Times New Roman"/>
          <w:sz w:val="24"/>
        </w:rPr>
        <w:t>.</w:t>
      </w:r>
    </w:p>
    <w:p w14:paraId="41993826" w14:textId="77777777" w:rsidR="004F038D" w:rsidRPr="003574C7" w:rsidRDefault="004F038D" w:rsidP="004F038D">
      <w:pPr>
        <w:pStyle w:val="10"/>
        <w:numPr>
          <w:ilvl w:val="0"/>
          <w:numId w:val="68"/>
        </w:numPr>
        <w:ind w:left="720"/>
        <w:jc w:val="center"/>
        <w:rPr>
          <w:rFonts w:ascii="Times New Roman" w:hAnsi="Times New Roman" w:cs="Times New Roman"/>
          <w:b/>
          <w:bCs/>
          <w:color w:val="auto"/>
          <w:sz w:val="24"/>
          <w:szCs w:val="24"/>
        </w:rPr>
      </w:pPr>
      <w:bookmarkStart w:id="56" w:name="_Toc210631385"/>
      <w:r w:rsidRPr="003574C7">
        <w:rPr>
          <w:rFonts w:ascii="Times New Roman" w:hAnsi="Times New Roman" w:cs="Times New Roman"/>
          <w:b/>
          <w:bCs/>
          <w:color w:val="auto"/>
          <w:sz w:val="24"/>
          <w:szCs w:val="24"/>
        </w:rPr>
        <w:t>Общие положения</w:t>
      </w:r>
      <w:bookmarkEnd w:id="56"/>
    </w:p>
    <w:p w14:paraId="2E0BF421" w14:textId="77777777" w:rsidR="004F038D" w:rsidRPr="00602489" w:rsidRDefault="004F038D" w:rsidP="004F038D">
      <w:pPr>
        <w:pStyle w:val="aff4"/>
        <w:numPr>
          <w:ilvl w:val="1"/>
          <w:numId w:val="68"/>
        </w:numPr>
        <w:tabs>
          <w:tab w:val="left" w:pos="1134"/>
        </w:tabs>
        <w:spacing w:before="0" w:beforeAutospacing="0" w:after="0" w:afterAutospacing="0"/>
        <w:ind w:left="0" w:firstLine="567"/>
        <w:jc w:val="both"/>
        <w:rPr>
          <w:rFonts w:ascii="Times New Roman" w:hAnsi="Times New Roman"/>
          <w:sz w:val="24"/>
        </w:rPr>
      </w:pPr>
      <w:r w:rsidRPr="00602489">
        <w:rPr>
          <w:rFonts w:ascii="Times New Roman" w:hAnsi="Times New Roman"/>
          <w:sz w:val="24"/>
        </w:rPr>
        <w:t>Стандарт описывает правила формирования классификатора и предназначен для работников структурного подразделения Компании, которые поддерживают классификатор в рабочем состоянии.</w:t>
      </w:r>
    </w:p>
    <w:p w14:paraId="1BA1662A" w14:textId="77777777" w:rsidR="004F038D" w:rsidRPr="00602489" w:rsidRDefault="004F038D" w:rsidP="004F038D">
      <w:pPr>
        <w:pStyle w:val="aff4"/>
        <w:numPr>
          <w:ilvl w:val="1"/>
          <w:numId w:val="68"/>
        </w:numPr>
        <w:tabs>
          <w:tab w:val="left" w:pos="1134"/>
        </w:tabs>
        <w:spacing w:before="0" w:beforeAutospacing="0" w:after="0" w:afterAutospacing="0"/>
        <w:ind w:left="0" w:firstLine="567"/>
        <w:jc w:val="both"/>
        <w:rPr>
          <w:rFonts w:ascii="Times New Roman" w:hAnsi="Times New Roman"/>
          <w:sz w:val="24"/>
        </w:rPr>
      </w:pPr>
      <w:r w:rsidRPr="00602489">
        <w:rPr>
          <w:rFonts w:ascii="Times New Roman" w:hAnsi="Times New Roman"/>
          <w:sz w:val="24"/>
        </w:rPr>
        <w:t>Отображение атрибутов и Шаблонов класса осуществляется в строгом соответствии с выбранным классом классификатора</w:t>
      </w:r>
    </w:p>
    <w:p w14:paraId="19D91A60" w14:textId="77777777" w:rsidR="004F038D" w:rsidRPr="003574C7" w:rsidRDefault="004F038D" w:rsidP="004F038D">
      <w:pPr>
        <w:pStyle w:val="10"/>
        <w:numPr>
          <w:ilvl w:val="0"/>
          <w:numId w:val="68"/>
        </w:numPr>
        <w:ind w:left="720"/>
        <w:jc w:val="center"/>
        <w:rPr>
          <w:rFonts w:ascii="Times New Roman" w:hAnsi="Times New Roman" w:cs="Times New Roman"/>
          <w:b/>
          <w:bCs/>
          <w:color w:val="auto"/>
          <w:sz w:val="24"/>
          <w:szCs w:val="24"/>
        </w:rPr>
      </w:pPr>
      <w:bookmarkStart w:id="57" w:name="_Toc210631386"/>
      <w:r w:rsidRPr="003574C7">
        <w:rPr>
          <w:rFonts w:ascii="Times New Roman" w:hAnsi="Times New Roman" w:cs="Times New Roman"/>
          <w:b/>
          <w:bCs/>
          <w:color w:val="auto"/>
          <w:sz w:val="24"/>
          <w:szCs w:val="24"/>
        </w:rPr>
        <w:lastRenderedPageBreak/>
        <w:t>Архитектурный подход к формированию классификатора</w:t>
      </w:r>
      <w:bookmarkEnd w:id="57"/>
    </w:p>
    <w:p w14:paraId="38D5826F" w14:textId="18E015AE" w:rsidR="004F038D" w:rsidRPr="00602489" w:rsidRDefault="004F038D" w:rsidP="004F038D">
      <w:pPr>
        <w:pStyle w:val="a5"/>
        <w:numPr>
          <w:ilvl w:val="1"/>
          <w:numId w:val="68"/>
        </w:numPr>
        <w:tabs>
          <w:tab w:val="left" w:pos="1134"/>
        </w:tabs>
        <w:spacing w:line="278" w:lineRule="auto"/>
        <w:ind w:left="0" w:firstLine="567"/>
        <w:jc w:val="both"/>
        <w:rPr>
          <w:rFonts w:ascii="Times New Roman" w:hAnsi="Times New Roman"/>
          <w:sz w:val="24"/>
        </w:rPr>
      </w:pPr>
      <w:r w:rsidRPr="00602489">
        <w:rPr>
          <w:rFonts w:ascii="Times New Roman" w:hAnsi="Times New Roman"/>
          <w:sz w:val="24"/>
        </w:rPr>
        <w:t>Для классификации выбрана иерархически-фасетная</w:t>
      </w:r>
      <w:r w:rsidR="007755ED" w:rsidRPr="00602489">
        <w:rPr>
          <w:rFonts w:ascii="Times New Roman" w:hAnsi="Times New Roman"/>
          <w:sz w:val="24"/>
        </w:rPr>
        <w:t xml:space="preserve"> модель</w:t>
      </w:r>
      <w:r w:rsidRPr="00602489">
        <w:rPr>
          <w:rFonts w:ascii="Times New Roman" w:hAnsi="Times New Roman"/>
          <w:sz w:val="24"/>
        </w:rPr>
        <w:t xml:space="preserve">. </w:t>
      </w:r>
    </w:p>
    <w:p w14:paraId="71F9A095" w14:textId="05603097" w:rsidR="004F038D" w:rsidRPr="00602489" w:rsidRDefault="004F038D" w:rsidP="004F038D">
      <w:pPr>
        <w:pStyle w:val="a5"/>
        <w:numPr>
          <w:ilvl w:val="1"/>
          <w:numId w:val="68"/>
        </w:numPr>
        <w:tabs>
          <w:tab w:val="left" w:pos="1134"/>
        </w:tabs>
        <w:ind w:left="0" w:firstLine="567"/>
        <w:jc w:val="both"/>
        <w:rPr>
          <w:rFonts w:ascii="Times New Roman" w:hAnsi="Times New Roman"/>
          <w:sz w:val="24"/>
        </w:rPr>
      </w:pPr>
      <w:r w:rsidRPr="00602489">
        <w:rPr>
          <w:rFonts w:ascii="Times New Roman" w:hAnsi="Times New Roman"/>
          <w:sz w:val="24"/>
        </w:rPr>
        <w:t>Подход сочетает древовидную иерархию и Шаблоны класса с атрибутами, описывающими сущность.</w:t>
      </w:r>
      <w:r w:rsidR="007755ED" w:rsidRPr="00602489">
        <w:rPr>
          <w:rFonts w:ascii="Times New Roman" w:hAnsi="Times New Roman"/>
          <w:sz w:val="24"/>
        </w:rPr>
        <w:t xml:space="preserve"> </w:t>
      </w:r>
    </w:p>
    <w:p w14:paraId="1092602E" w14:textId="77777777" w:rsidR="004F038D" w:rsidRPr="00602489" w:rsidRDefault="004F038D" w:rsidP="004F038D">
      <w:pPr>
        <w:pStyle w:val="a5"/>
        <w:numPr>
          <w:ilvl w:val="1"/>
          <w:numId w:val="68"/>
        </w:numPr>
        <w:tabs>
          <w:tab w:val="left" w:pos="1134"/>
        </w:tabs>
        <w:ind w:left="0" w:firstLine="567"/>
        <w:jc w:val="both"/>
        <w:rPr>
          <w:rFonts w:ascii="Times New Roman" w:hAnsi="Times New Roman"/>
          <w:sz w:val="24"/>
        </w:rPr>
      </w:pPr>
      <w:r w:rsidRPr="00602489">
        <w:rPr>
          <w:rFonts w:ascii="Times New Roman" w:hAnsi="Times New Roman"/>
          <w:sz w:val="24"/>
        </w:rPr>
        <w:t>Атрибут и значения атрибута, которые используются в нескольких Шаблонах класса, считается фасетом. Наличие фасетов стандартизирует описание сущностей в Шаблонах класса. </w:t>
      </w:r>
    </w:p>
    <w:p w14:paraId="5A80757D" w14:textId="7FCD2EFA" w:rsidR="004F038D" w:rsidRPr="0048664F" w:rsidRDefault="004F038D" w:rsidP="004F038D">
      <w:pPr>
        <w:pStyle w:val="a5"/>
        <w:numPr>
          <w:ilvl w:val="1"/>
          <w:numId w:val="68"/>
        </w:numPr>
        <w:tabs>
          <w:tab w:val="left" w:pos="1134"/>
        </w:tabs>
        <w:ind w:left="0" w:firstLine="567"/>
        <w:jc w:val="both"/>
        <w:rPr>
          <w:rFonts w:ascii="Times New Roman" w:hAnsi="Times New Roman"/>
          <w:sz w:val="24"/>
        </w:rPr>
      </w:pPr>
      <w:r w:rsidRPr="0048664F">
        <w:rPr>
          <w:rFonts w:ascii="Times New Roman" w:hAnsi="Times New Roman"/>
          <w:sz w:val="24"/>
        </w:rPr>
        <w:t>Классификация осуществляется по иерархическому принципу до заданного уровня (например, «Номенклатура → СИЗ → Обувь»). На этом уровне дальнейшее ветвление структуры прекращается. Детально об этом написано в разделе 1</w:t>
      </w:r>
      <w:r w:rsidR="0048664F" w:rsidRPr="0048664F">
        <w:rPr>
          <w:rFonts w:ascii="Times New Roman" w:hAnsi="Times New Roman"/>
          <w:sz w:val="24"/>
        </w:rPr>
        <w:t>4</w:t>
      </w:r>
      <w:r w:rsidRPr="0048664F">
        <w:rPr>
          <w:rFonts w:ascii="Times New Roman" w:hAnsi="Times New Roman"/>
          <w:sz w:val="24"/>
        </w:rPr>
        <w:t xml:space="preserve"> «Условия ограничения классификации».</w:t>
      </w:r>
    </w:p>
    <w:p w14:paraId="0D281FC5" w14:textId="2CD05997" w:rsidR="004F038D" w:rsidRPr="00602489" w:rsidRDefault="004F038D" w:rsidP="004F038D">
      <w:pPr>
        <w:pStyle w:val="a5"/>
        <w:numPr>
          <w:ilvl w:val="1"/>
          <w:numId w:val="68"/>
        </w:numPr>
        <w:tabs>
          <w:tab w:val="left" w:pos="1134"/>
        </w:tabs>
        <w:ind w:left="0" w:firstLine="567"/>
        <w:jc w:val="both"/>
        <w:rPr>
          <w:rFonts w:ascii="Times New Roman" w:hAnsi="Times New Roman"/>
          <w:sz w:val="24"/>
        </w:rPr>
      </w:pPr>
      <w:r w:rsidRPr="00602489">
        <w:rPr>
          <w:rFonts w:ascii="Times New Roman" w:hAnsi="Times New Roman"/>
          <w:sz w:val="24"/>
        </w:rPr>
        <w:t>Вместо создания дополнительных классов для детализации сущностей используется механизм Шаблонов класса. Пример иерархически-фасетной модели с Шаблонами класса приведен на Рисунке 2</w:t>
      </w:r>
      <w:ins w:id="58" w:author="Пользователь" w:date="2025-10-14T09:34:00Z" w16du:dateUtc="2025-10-14T06:34:00Z">
        <w:r w:rsidR="00655541">
          <w:rPr>
            <w:rStyle w:val="aff8"/>
            <w:rFonts w:ascii="Times New Roman" w:hAnsi="Times New Roman"/>
            <w:sz w:val="24"/>
          </w:rPr>
          <w:footnoteReference w:id="1"/>
        </w:r>
      </w:ins>
      <w:r w:rsidRPr="00602489">
        <w:rPr>
          <w:rFonts w:ascii="Times New Roman" w:hAnsi="Times New Roman"/>
          <w:sz w:val="24"/>
        </w:rPr>
        <w:t>.</w:t>
      </w:r>
    </w:p>
    <w:p w14:paraId="460ABF5F" w14:textId="77777777" w:rsidR="004F038D" w:rsidRPr="00602489" w:rsidRDefault="004F038D" w:rsidP="00E70377">
      <w:pPr>
        <w:pStyle w:val="a5"/>
        <w:numPr>
          <w:ilvl w:val="1"/>
          <w:numId w:val="68"/>
        </w:numPr>
        <w:tabs>
          <w:tab w:val="left" w:pos="993"/>
        </w:tabs>
        <w:ind w:left="0" w:firstLine="284"/>
        <w:jc w:val="both"/>
        <w:rPr>
          <w:sz w:val="24"/>
        </w:rPr>
      </w:pPr>
      <w:r w:rsidRPr="00602489">
        <w:rPr>
          <w:rFonts w:ascii="Times New Roman" w:hAnsi="Times New Roman"/>
          <w:sz w:val="24"/>
        </w:rPr>
        <w:t>Преимуществом такого подхода является:</w:t>
      </w:r>
    </w:p>
    <w:p w14:paraId="255C881D" w14:textId="77777777" w:rsidR="004F038D" w:rsidRPr="00602489" w:rsidRDefault="004F038D" w:rsidP="00E70377">
      <w:pPr>
        <w:pStyle w:val="a5"/>
        <w:numPr>
          <w:ilvl w:val="2"/>
          <w:numId w:val="68"/>
        </w:numPr>
        <w:tabs>
          <w:tab w:val="left" w:pos="993"/>
        </w:tabs>
        <w:spacing w:line="278" w:lineRule="auto"/>
        <w:ind w:left="0" w:firstLine="284"/>
        <w:jc w:val="both"/>
        <w:rPr>
          <w:rFonts w:ascii="Times New Roman" w:hAnsi="Times New Roman"/>
          <w:sz w:val="24"/>
        </w:rPr>
      </w:pPr>
      <w:r w:rsidRPr="00602489">
        <w:rPr>
          <w:rFonts w:ascii="Times New Roman" w:hAnsi="Times New Roman"/>
          <w:sz w:val="24"/>
        </w:rPr>
        <w:t>Предотвращение неконтролируемого роста иерархической части классификатора через ограничения глубины классификации.</w:t>
      </w:r>
    </w:p>
    <w:p w14:paraId="69DE89E3" w14:textId="082052E8" w:rsidR="004F038D" w:rsidRPr="00602489" w:rsidRDefault="004F038D" w:rsidP="00E70377">
      <w:pPr>
        <w:pStyle w:val="a5"/>
        <w:numPr>
          <w:ilvl w:val="2"/>
          <w:numId w:val="68"/>
        </w:numPr>
        <w:tabs>
          <w:tab w:val="left" w:pos="993"/>
        </w:tabs>
        <w:spacing w:line="278" w:lineRule="auto"/>
        <w:ind w:left="0" w:firstLine="284"/>
        <w:jc w:val="both"/>
        <w:rPr>
          <w:rFonts w:ascii="Times New Roman" w:hAnsi="Times New Roman"/>
          <w:sz w:val="24"/>
        </w:rPr>
      </w:pPr>
      <w:r w:rsidRPr="00602489">
        <w:rPr>
          <w:rFonts w:ascii="Times New Roman" w:hAnsi="Times New Roman"/>
          <w:sz w:val="24"/>
        </w:rPr>
        <w:t>Обеспечение единообразия данных через использования Шаблонов класса.</w:t>
      </w:r>
    </w:p>
    <w:p w14:paraId="195CC300" w14:textId="77777777" w:rsidR="004F038D" w:rsidRPr="00602489" w:rsidRDefault="004F038D" w:rsidP="00E70377">
      <w:pPr>
        <w:pStyle w:val="aff4"/>
        <w:numPr>
          <w:ilvl w:val="2"/>
          <w:numId w:val="68"/>
        </w:numPr>
        <w:tabs>
          <w:tab w:val="left" w:pos="993"/>
        </w:tabs>
        <w:spacing w:before="0" w:beforeAutospacing="0" w:after="0" w:afterAutospacing="0"/>
        <w:ind w:left="0" w:firstLine="284"/>
        <w:jc w:val="both"/>
        <w:rPr>
          <w:rFonts w:ascii="Times New Roman" w:hAnsi="Times New Roman"/>
          <w:sz w:val="24"/>
        </w:rPr>
      </w:pPr>
      <w:r w:rsidRPr="00602489">
        <w:rPr>
          <w:rFonts w:ascii="Times New Roman" w:hAnsi="Times New Roman"/>
          <w:sz w:val="24"/>
        </w:rPr>
        <w:t>Детализированное описания сущности на конечном классификационном уровне без усложнения структуры классификатора.</w:t>
      </w:r>
    </w:p>
    <w:p w14:paraId="16B1A24E" w14:textId="77777777" w:rsidR="004F038D" w:rsidRPr="003574C7" w:rsidRDefault="004F038D" w:rsidP="004F038D">
      <w:pPr>
        <w:ind w:left="567"/>
        <w:jc w:val="right"/>
        <w:rPr>
          <w:rFonts w:ascii="Times New Roman" w:hAnsi="Times New Roman"/>
          <w:i/>
          <w:iCs/>
        </w:rPr>
      </w:pPr>
      <w:r w:rsidRPr="003574C7">
        <w:rPr>
          <w:rFonts w:ascii="Times New Roman" w:hAnsi="Times New Roman"/>
          <w:i/>
          <w:iCs/>
        </w:rPr>
        <w:t>Рисунок 2 «Пример иерархически-фасетной модели с Шаблонами</w:t>
      </w:r>
      <w:r>
        <w:rPr>
          <w:rFonts w:ascii="Times New Roman" w:hAnsi="Times New Roman"/>
          <w:i/>
          <w:iCs/>
        </w:rPr>
        <w:t xml:space="preserve"> класса</w:t>
      </w:r>
      <w:r w:rsidRPr="003574C7">
        <w:rPr>
          <w:rFonts w:ascii="Times New Roman" w:hAnsi="Times New Roman"/>
          <w:i/>
          <w:iCs/>
        </w:rPr>
        <w:t>»</w:t>
      </w:r>
    </w:p>
    <w:p w14:paraId="37AC52DE" w14:textId="77777777" w:rsidR="004F038D" w:rsidRPr="003574C7" w:rsidRDefault="004F038D" w:rsidP="004F038D">
      <w:pPr>
        <w:pStyle w:val="aff4"/>
        <w:tabs>
          <w:tab w:val="left" w:pos="1560"/>
        </w:tabs>
        <w:ind w:left="-284"/>
        <w:jc w:val="center"/>
        <w:rPr>
          <w:sz w:val="28"/>
          <w:szCs w:val="28"/>
          <w:highlight w:val="green"/>
        </w:rPr>
      </w:pPr>
      <w:r>
        <w:rPr>
          <w:noProof/>
        </w:rPr>
        <w:drawing>
          <wp:inline distT="0" distB="0" distL="0" distR="0" wp14:anchorId="478D4A6F" wp14:editId="10B16892">
            <wp:extent cx="6153150" cy="2938292"/>
            <wp:effectExtent l="0" t="0" r="0" b="0"/>
            <wp:docPr id="20666503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60088" cy="2941605"/>
                    </a:xfrm>
                    <a:prstGeom prst="rect">
                      <a:avLst/>
                    </a:prstGeom>
                    <a:noFill/>
                    <a:ln>
                      <a:noFill/>
                    </a:ln>
                  </pic:spPr>
                </pic:pic>
              </a:graphicData>
            </a:graphic>
          </wp:inline>
        </w:drawing>
      </w:r>
    </w:p>
    <w:p w14:paraId="6F2DE076" w14:textId="77777777" w:rsidR="004F038D" w:rsidRDefault="004F038D" w:rsidP="004F038D">
      <w:pPr>
        <w:pStyle w:val="a5"/>
        <w:numPr>
          <w:ilvl w:val="1"/>
          <w:numId w:val="68"/>
        </w:numPr>
        <w:tabs>
          <w:tab w:val="left" w:pos="993"/>
        </w:tabs>
        <w:ind w:left="0" w:firstLine="426"/>
        <w:jc w:val="both"/>
        <w:rPr>
          <w:rFonts w:ascii="Times New Roman" w:hAnsi="Times New Roman"/>
          <w:sz w:val="24"/>
        </w:rPr>
      </w:pPr>
      <w:r w:rsidRPr="00602489">
        <w:rPr>
          <w:rFonts w:ascii="Times New Roman" w:hAnsi="Times New Roman"/>
          <w:sz w:val="24"/>
        </w:rPr>
        <w:t xml:space="preserve">Пример модели данных Шаблона класса «Ботинки, полуботинки» приведен на Рисунке 3. Пример использования фасета в Шаблонах класса приведен на Рисунке 4. </w:t>
      </w:r>
    </w:p>
    <w:p w14:paraId="6D78A7F5" w14:textId="77777777" w:rsidR="0048664F" w:rsidRDefault="0048664F" w:rsidP="0048664F">
      <w:pPr>
        <w:tabs>
          <w:tab w:val="left" w:pos="993"/>
        </w:tabs>
        <w:jc w:val="both"/>
        <w:rPr>
          <w:rFonts w:ascii="Times New Roman" w:hAnsi="Times New Roman"/>
          <w:sz w:val="24"/>
        </w:rPr>
      </w:pPr>
    </w:p>
    <w:p w14:paraId="76B8A92B" w14:textId="4A3B4AF8" w:rsidR="0048664F" w:rsidRPr="0048664F" w:rsidDel="00496E66" w:rsidRDefault="0048664F" w:rsidP="0048664F">
      <w:pPr>
        <w:tabs>
          <w:tab w:val="left" w:pos="993"/>
        </w:tabs>
        <w:jc w:val="both"/>
        <w:rPr>
          <w:del w:id="61" w:author="Пользователь" w:date="2025-10-27T11:19:00Z" w16du:dateUtc="2025-10-27T08:19:00Z"/>
          <w:rFonts w:ascii="Times New Roman" w:hAnsi="Times New Roman"/>
          <w:sz w:val="24"/>
        </w:rPr>
      </w:pPr>
    </w:p>
    <w:p w14:paraId="091C3C4B" w14:textId="0FAAEEFD" w:rsidR="00855FCC" w:rsidDel="00496E66" w:rsidRDefault="00855FCC" w:rsidP="00855FCC">
      <w:pPr>
        <w:tabs>
          <w:tab w:val="left" w:pos="993"/>
        </w:tabs>
        <w:jc w:val="both"/>
        <w:rPr>
          <w:del w:id="62" w:author="Пользователь" w:date="2025-10-27T11:19:00Z" w16du:dateUtc="2025-10-27T08:19:00Z"/>
          <w:rFonts w:ascii="Times New Roman" w:hAnsi="Times New Roman"/>
        </w:rPr>
      </w:pPr>
    </w:p>
    <w:p w14:paraId="73735BCF" w14:textId="77777777" w:rsidR="004F038D" w:rsidRPr="003574C7" w:rsidRDefault="004F038D" w:rsidP="004F038D">
      <w:pPr>
        <w:ind w:left="567" w:firstLine="284"/>
        <w:jc w:val="right"/>
        <w:rPr>
          <w:rFonts w:ascii="Times New Roman" w:hAnsi="Times New Roman"/>
          <w:i/>
          <w:iCs/>
        </w:rPr>
      </w:pPr>
      <w:r w:rsidRPr="003574C7">
        <w:rPr>
          <w:rFonts w:ascii="Times New Roman" w:hAnsi="Times New Roman"/>
          <w:i/>
          <w:iCs/>
        </w:rPr>
        <w:t xml:space="preserve">Рисунок 3 «Пример модели данных шаблона </w:t>
      </w:r>
      <w:r>
        <w:rPr>
          <w:rFonts w:ascii="Times New Roman" w:hAnsi="Times New Roman"/>
          <w:i/>
          <w:iCs/>
        </w:rPr>
        <w:t xml:space="preserve">класса </w:t>
      </w:r>
      <w:r w:rsidRPr="003574C7">
        <w:rPr>
          <w:rFonts w:ascii="Times New Roman" w:hAnsi="Times New Roman"/>
          <w:i/>
          <w:iCs/>
        </w:rPr>
        <w:t>«Ботинки и полуботинки»</w:t>
      </w:r>
    </w:p>
    <w:p w14:paraId="2B9601E5" w14:textId="77777777" w:rsidR="004F038D" w:rsidRPr="003574C7" w:rsidRDefault="004F038D" w:rsidP="004F038D">
      <w:pPr>
        <w:pStyle w:val="aff4"/>
        <w:tabs>
          <w:tab w:val="left" w:pos="1560"/>
        </w:tabs>
        <w:spacing w:before="0" w:beforeAutospacing="0" w:after="0" w:afterAutospacing="0"/>
        <w:jc w:val="center"/>
        <w:rPr>
          <w:sz w:val="28"/>
          <w:szCs w:val="28"/>
        </w:rPr>
      </w:pPr>
      <w:r w:rsidRPr="003574C7">
        <w:rPr>
          <w:noProof/>
        </w:rPr>
        <w:drawing>
          <wp:inline distT="0" distB="0" distL="0" distR="0" wp14:anchorId="08D38D9F" wp14:editId="36ECC569">
            <wp:extent cx="5174552" cy="4240765"/>
            <wp:effectExtent l="0" t="0" r="0" b="0"/>
            <wp:docPr id="145176303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74552" cy="4240765"/>
                    </a:xfrm>
                    <a:prstGeom prst="rect">
                      <a:avLst/>
                    </a:prstGeom>
                    <a:noFill/>
                    <a:ln>
                      <a:noFill/>
                    </a:ln>
                  </pic:spPr>
                </pic:pic>
              </a:graphicData>
            </a:graphic>
          </wp:inline>
        </w:drawing>
      </w:r>
    </w:p>
    <w:p w14:paraId="34D38509" w14:textId="77777777" w:rsidR="004F038D" w:rsidRPr="003574C7" w:rsidRDefault="004F038D" w:rsidP="004F038D">
      <w:pPr>
        <w:pStyle w:val="aff4"/>
        <w:tabs>
          <w:tab w:val="left" w:pos="1560"/>
        </w:tabs>
        <w:spacing w:before="0" w:beforeAutospacing="0" w:after="0" w:afterAutospacing="0"/>
        <w:jc w:val="both"/>
        <w:rPr>
          <w:sz w:val="28"/>
          <w:szCs w:val="28"/>
          <w:highlight w:val="green"/>
        </w:rPr>
      </w:pPr>
    </w:p>
    <w:p w14:paraId="31A371C1" w14:textId="77777777" w:rsidR="004F038D" w:rsidRPr="00602489" w:rsidRDefault="004F038D" w:rsidP="004F038D">
      <w:pPr>
        <w:ind w:left="567" w:hanging="283"/>
        <w:jc w:val="right"/>
        <w:rPr>
          <w:rFonts w:ascii="Times New Roman" w:hAnsi="Times New Roman"/>
          <w:i/>
          <w:iCs/>
          <w:szCs w:val="22"/>
        </w:rPr>
      </w:pPr>
      <w:r w:rsidRPr="00602489">
        <w:rPr>
          <w:rFonts w:ascii="Times New Roman" w:hAnsi="Times New Roman"/>
          <w:i/>
          <w:iCs/>
          <w:szCs w:val="22"/>
        </w:rPr>
        <w:t>Рисунок 4 «Пример использования фасета «Материал подошвы» в Шаблонах класса»</w:t>
      </w:r>
    </w:p>
    <w:p w14:paraId="664FB787" w14:textId="77777777" w:rsidR="004F038D" w:rsidRPr="003574C7" w:rsidRDefault="004F038D" w:rsidP="004F038D">
      <w:pPr>
        <w:pStyle w:val="aff4"/>
        <w:tabs>
          <w:tab w:val="left" w:pos="1560"/>
        </w:tabs>
        <w:spacing w:before="0" w:beforeAutospacing="0" w:after="0" w:afterAutospacing="0"/>
        <w:jc w:val="both"/>
        <w:rPr>
          <w:sz w:val="28"/>
          <w:szCs w:val="28"/>
          <w:highlight w:val="green"/>
        </w:rPr>
      </w:pPr>
      <w:bookmarkStart w:id="63" w:name="_Toc162933625"/>
      <w:r>
        <w:rPr>
          <w:noProof/>
        </w:rPr>
        <w:drawing>
          <wp:inline distT="0" distB="0" distL="0" distR="0" wp14:anchorId="345E0CE9" wp14:editId="1722103A">
            <wp:extent cx="5975985" cy="2394585"/>
            <wp:effectExtent l="0" t="0" r="5715" b="5715"/>
            <wp:docPr id="4230100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5985" cy="2394585"/>
                    </a:xfrm>
                    <a:prstGeom prst="rect">
                      <a:avLst/>
                    </a:prstGeom>
                    <a:noFill/>
                    <a:ln>
                      <a:noFill/>
                    </a:ln>
                  </pic:spPr>
                </pic:pic>
              </a:graphicData>
            </a:graphic>
          </wp:inline>
        </w:drawing>
      </w:r>
    </w:p>
    <w:p w14:paraId="1B409BA6" w14:textId="77777777" w:rsidR="004F038D" w:rsidRPr="00023FBE" w:rsidRDefault="004F038D" w:rsidP="004F038D">
      <w:pPr>
        <w:pStyle w:val="aff4"/>
        <w:tabs>
          <w:tab w:val="left" w:pos="1560"/>
        </w:tabs>
        <w:spacing w:before="0" w:beforeAutospacing="0" w:after="0" w:afterAutospacing="0"/>
        <w:jc w:val="both"/>
        <w:rPr>
          <w:sz w:val="28"/>
          <w:szCs w:val="28"/>
          <w:highlight w:val="green"/>
        </w:rPr>
      </w:pPr>
    </w:p>
    <w:p w14:paraId="189FEE79" w14:textId="4404F5E1" w:rsidR="004F038D" w:rsidRPr="00602489" w:rsidRDefault="004F038D" w:rsidP="00621463">
      <w:pPr>
        <w:pStyle w:val="a5"/>
        <w:numPr>
          <w:ilvl w:val="1"/>
          <w:numId w:val="68"/>
        </w:numPr>
        <w:tabs>
          <w:tab w:val="left" w:pos="993"/>
        </w:tabs>
        <w:ind w:left="0" w:firstLine="284"/>
        <w:jc w:val="both"/>
        <w:rPr>
          <w:rFonts w:asciiTheme="minorHAnsi" w:eastAsiaTheme="minorHAnsi" w:hAnsiTheme="minorHAnsi" w:cstheme="minorBidi"/>
          <w:kern w:val="2"/>
          <w:sz w:val="24"/>
          <w14:ligatures w14:val="standardContextual"/>
        </w:rPr>
      </w:pPr>
      <w:r w:rsidRPr="00602489">
        <w:rPr>
          <w:rFonts w:ascii="Times New Roman" w:eastAsiaTheme="minorHAnsi" w:hAnsi="Times New Roman"/>
          <w:kern w:val="2"/>
          <w:sz w:val="24"/>
          <w14:ligatures w14:val="standardContextual"/>
        </w:rPr>
        <w:t>Перед размещением Шаблонов</w:t>
      </w:r>
      <w:r w:rsidRPr="00602489">
        <w:rPr>
          <w:rFonts w:ascii="Times New Roman" w:hAnsi="Times New Roman"/>
          <w:sz w:val="24"/>
        </w:rPr>
        <w:t xml:space="preserve"> класса</w:t>
      </w:r>
      <w:r w:rsidRPr="00602489">
        <w:rPr>
          <w:rFonts w:ascii="Times New Roman" w:eastAsiaTheme="minorHAnsi" w:hAnsi="Times New Roman"/>
          <w:kern w:val="2"/>
          <w:sz w:val="24"/>
          <w14:ligatures w14:val="standardContextual"/>
        </w:rPr>
        <w:t xml:space="preserve"> в класс</w:t>
      </w:r>
      <w:r w:rsidRPr="00602489">
        <w:rPr>
          <w:rFonts w:ascii="Times New Roman" w:hAnsi="Times New Roman"/>
          <w:sz w:val="24"/>
        </w:rPr>
        <w:t>,</w:t>
      </w:r>
      <w:r w:rsidRPr="00602489">
        <w:rPr>
          <w:rFonts w:ascii="Times New Roman" w:eastAsiaTheme="minorHAnsi" w:hAnsi="Times New Roman"/>
          <w:kern w:val="2"/>
          <w:sz w:val="24"/>
          <w14:ligatures w14:val="standardContextual"/>
        </w:rPr>
        <w:t xml:space="preserve"> сопоставить Шаблоны</w:t>
      </w:r>
      <w:r w:rsidRPr="00602489">
        <w:rPr>
          <w:rFonts w:ascii="Times New Roman" w:hAnsi="Times New Roman"/>
          <w:sz w:val="24"/>
        </w:rPr>
        <w:t xml:space="preserve"> класса</w:t>
      </w:r>
      <w:r w:rsidRPr="00602489">
        <w:rPr>
          <w:rFonts w:ascii="Times New Roman" w:eastAsiaTheme="minorHAnsi" w:hAnsi="Times New Roman"/>
          <w:kern w:val="2"/>
          <w:sz w:val="24"/>
          <w14:ligatures w14:val="standardContextual"/>
        </w:rPr>
        <w:t xml:space="preserve">, атрибуты </w:t>
      </w:r>
      <w:r w:rsidRPr="00602489">
        <w:rPr>
          <w:rFonts w:ascii="Times New Roman" w:hAnsi="Times New Roman"/>
          <w:sz w:val="24"/>
        </w:rPr>
        <w:t>Ш</w:t>
      </w:r>
      <w:r w:rsidRPr="00602489">
        <w:rPr>
          <w:rFonts w:ascii="Times New Roman" w:eastAsiaTheme="minorHAnsi" w:hAnsi="Times New Roman"/>
          <w:kern w:val="2"/>
          <w:sz w:val="24"/>
          <w14:ligatures w14:val="standardContextual"/>
        </w:rPr>
        <w:t>аблонов</w:t>
      </w:r>
      <w:r w:rsidRPr="00602489">
        <w:rPr>
          <w:rFonts w:ascii="Times New Roman" w:hAnsi="Times New Roman"/>
          <w:sz w:val="24"/>
        </w:rPr>
        <w:t xml:space="preserve"> класса</w:t>
      </w:r>
      <w:r w:rsidRPr="00602489">
        <w:rPr>
          <w:rFonts w:ascii="Times New Roman" w:eastAsiaTheme="minorHAnsi" w:hAnsi="Times New Roman"/>
          <w:kern w:val="2"/>
          <w:sz w:val="24"/>
          <w14:ligatures w14:val="standardContextual"/>
        </w:rPr>
        <w:t xml:space="preserve"> и значения атрибутов. Если перечень атрибутов сопоставляемых </w:t>
      </w:r>
      <w:r w:rsidRPr="00602489">
        <w:rPr>
          <w:rFonts w:ascii="Times New Roman" w:hAnsi="Times New Roman"/>
          <w:sz w:val="24"/>
        </w:rPr>
        <w:t>Ш</w:t>
      </w:r>
      <w:r w:rsidRPr="00602489">
        <w:rPr>
          <w:rFonts w:ascii="Times New Roman" w:eastAsiaTheme="minorHAnsi" w:hAnsi="Times New Roman"/>
          <w:kern w:val="2"/>
          <w:sz w:val="24"/>
          <w14:ligatures w14:val="standardContextual"/>
        </w:rPr>
        <w:t>аблонов</w:t>
      </w:r>
      <w:r w:rsidRPr="00602489">
        <w:rPr>
          <w:rFonts w:ascii="Times New Roman" w:hAnsi="Times New Roman"/>
          <w:sz w:val="24"/>
        </w:rPr>
        <w:t xml:space="preserve"> класса</w:t>
      </w:r>
      <w:r w:rsidRPr="00602489">
        <w:rPr>
          <w:rFonts w:ascii="Times New Roman" w:eastAsiaTheme="minorHAnsi" w:hAnsi="Times New Roman"/>
          <w:kern w:val="2"/>
          <w:sz w:val="24"/>
          <w14:ligatures w14:val="standardContextual"/>
        </w:rPr>
        <w:t xml:space="preserve"> и их значения одинаковые</w:t>
      </w:r>
      <w:r w:rsidR="00621D4C" w:rsidRPr="00602489">
        <w:rPr>
          <w:rFonts w:ascii="Times New Roman" w:eastAsiaTheme="minorHAnsi" w:hAnsi="Times New Roman"/>
          <w:kern w:val="2"/>
          <w:sz w:val="24"/>
          <w14:ligatures w14:val="standardContextual"/>
        </w:rPr>
        <w:t>,</w:t>
      </w:r>
      <w:r w:rsidRPr="00602489">
        <w:rPr>
          <w:rFonts w:ascii="Times New Roman" w:eastAsiaTheme="minorHAnsi" w:hAnsi="Times New Roman"/>
          <w:kern w:val="2"/>
          <w:sz w:val="24"/>
          <w14:ligatures w14:val="standardContextual"/>
        </w:rPr>
        <w:t xml:space="preserve"> </w:t>
      </w:r>
      <w:r w:rsidR="00621D4C" w:rsidRPr="00602489">
        <w:rPr>
          <w:rFonts w:ascii="Times New Roman" w:eastAsiaTheme="minorHAnsi" w:hAnsi="Times New Roman"/>
          <w:kern w:val="2"/>
          <w:sz w:val="24"/>
          <w14:ligatures w14:val="standardContextual"/>
        </w:rPr>
        <w:t>о</w:t>
      </w:r>
      <w:r w:rsidRPr="00602489">
        <w:rPr>
          <w:rFonts w:ascii="Times New Roman" w:eastAsiaTheme="minorHAnsi" w:hAnsi="Times New Roman"/>
          <w:kern w:val="2"/>
          <w:sz w:val="24"/>
          <w14:ligatures w14:val="standardContextual"/>
        </w:rPr>
        <w:t>бъединить Шаблоны</w:t>
      </w:r>
      <w:r w:rsidRPr="00602489">
        <w:rPr>
          <w:rFonts w:ascii="Times New Roman" w:hAnsi="Times New Roman"/>
          <w:sz w:val="24"/>
        </w:rPr>
        <w:t xml:space="preserve"> классов</w:t>
      </w:r>
      <w:r w:rsidRPr="00602489">
        <w:rPr>
          <w:rFonts w:ascii="Times New Roman" w:eastAsiaTheme="minorHAnsi" w:hAnsi="Times New Roman"/>
          <w:kern w:val="2"/>
          <w:sz w:val="24"/>
          <w14:ligatures w14:val="standardContextual"/>
        </w:rPr>
        <w:t xml:space="preserve"> в один и создать новый атрибут например </w:t>
      </w:r>
      <w:r w:rsidRPr="00602489">
        <w:rPr>
          <w:rFonts w:ascii="Times New Roman" w:eastAsiaTheme="minorHAnsi" w:hAnsi="Times New Roman"/>
          <w:kern w:val="2"/>
          <w:sz w:val="24"/>
          <w14:ligatures w14:val="standardContextual"/>
        </w:rPr>
        <w:lastRenderedPageBreak/>
        <w:t xml:space="preserve">«Наименование товара» с </w:t>
      </w:r>
      <w:r w:rsidRPr="00602489">
        <w:rPr>
          <w:rFonts w:ascii="Times New Roman" w:hAnsi="Times New Roman"/>
          <w:sz w:val="24"/>
        </w:rPr>
        <w:t>вспомогательным</w:t>
      </w:r>
      <w:r w:rsidRPr="00602489">
        <w:rPr>
          <w:rFonts w:ascii="Times New Roman" w:eastAsiaTheme="minorHAnsi" w:hAnsi="Times New Roman"/>
          <w:kern w:val="2"/>
          <w:sz w:val="24"/>
          <w14:ligatures w14:val="standardContextual"/>
        </w:rPr>
        <w:t xml:space="preserve"> справочником, который содержит значения этого атрибута. Пример результата сопоставления отражен на Рисунке 4.</w:t>
      </w:r>
    </w:p>
    <w:p w14:paraId="07D1C924" w14:textId="77777777" w:rsidR="004F038D" w:rsidRPr="003574C7" w:rsidRDefault="004F038D" w:rsidP="004F038D">
      <w:pPr>
        <w:pStyle w:val="10"/>
        <w:numPr>
          <w:ilvl w:val="0"/>
          <w:numId w:val="68"/>
        </w:numPr>
        <w:ind w:left="720"/>
        <w:jc w:val="center"/>
        <w:rPr>
          <w:b/>
          <w:bCs/>
          <w:color w:val="auto"/>
        </w:rPr>
      </w:pPr>
      <w:bookmarkStart w:id="64" w:name="_Toc210631387"/>
      <w:r w:rsidRPr="003574C7">
        <w:rPr>
          <w:rFonts w:ascii="Times New Roman" w:hAnsi="Times New Roman" w:cs="Times New Roman"/>
          <w:b/>
          <w:bCs/>
          <w:color w:val="auto"/>
          <w:sz w:val="24"/>
          <w:szCs w:val="24"/>
        </w:rPr>
        <w:t>Принципы классификации</w:t>
      </w:r>
      <w:bookmarkEnd w:id="63"/>
      <w:bookmarkEnd w:id="64"/>
    </w:p>
    <w:p w14:paraId="161E298C" w14:textId="77777777" w:rsidR="004F038D" w:rsidRPr="00602489" w:rsidRDefault="004F038D" w:rsidP="004F038D">
      <w:pPr>
        <w:pStyle w:val="aff4"/>
        <w:numPr>
          <w:ilvl w:val="1"/>
          <w:numId w:val="68"/>
        </w:numPr>
        <w:tabs>
          <w:tab w:val="left" w:pos="993"/>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При построении, изменении классификатора придерживаться правил:</w:t>
      </w:r>
    </w:p>
    <w:p w14:paraId="1E2C8D91" w14:textId="77777777" w:rsidR="004F038D" w:rsidRPr="00602489" w:rsidRDefault="004F038D" w:rsidP="004F038D">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 xml:space="preserve">Класс объекта определять по характеристикам объекта. Запрещено добавлять произвольно. Классификацию выполнять по правилам раздела 5 и проводить анализ данных объекта. </w:t>
      </w:r>
    </w:p>
    <w:p w14:paraId="2E3FC5E0" w14:textId="16474AF8" w:rsidR="004F038D" w:rsidRPr="00602489" w:rsidRDefault="004F038D" w:rsidP="004F038D">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Классификатор структурируется таким образом, чтобы каждая позиция справочника могла быть отнесена к одному и только одному классу на конечном уровне иерархии;</w:t>
      </w:r>
    </w:p>
    <w:p w14:paraId="5F96DFD1" w14:textId="77777777" w:rsidR="004F038D" w:rsidRPr="00602489" w:rsidRDefault="004F038D" w:rsidP="004F038D">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Классы, расположенные на одной ступени классификатора, не пересекаются, и не включают в себя аналогичные объекты;</w:t>
      </w:r>
    </w:p>
    <w:p w14:paraId="3A152CAB" w14:textId="77777777" w:rsidR="004F038D" w:rsidRPr="00602489" w:rsidRDefault="004F038D" w:rsidP="004F038D">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На каждом уровне классификатора для разделения вышестоящего класса на подклассы возможно использовать только одну характеристику, то есть каждый уровень иерархии классификации будет основан на одной конкретной характеристике для разделения объектов на подклассы. Пример указан на Рисунке 5</w:t>
      </w:r>
    </w:p>
    <w:p w14:paraId="3C8563D4" w14:textId="77777777" w:rsidR="004F038D" w:rsidRPr="00545F10" w:rsidRDefault="004F038D" w:rsidP="004F038D">
      <w:pPr>
        <w:pStyle w:val="aff4"/>
        <w:tabs>
          <w:tab w:val="left" w:pos="1276"/>
        </w:tabs>
        <w:jc w:val="right"/>
        <w:rPr>
          <w:rFonts w:ascii="Times New Roman" w:hAnsi="Times New Roman"/>
        </w:rPr>
      </w:pPr>
      <w:r w:rsidRPr="00545F10">
        <w:rPr>
          <w:rFonts w:ascii="Times New Roman" w:eastAsiaTheme="minorHAnsi" w:hAnsi="Times New Roman"/>
          <w:kern w:val="2"/>
          <w14:ligatures w14:val="standardContextual"/>
        </w:rPr>
        <w:t>Рисунок 5 «Пример деления на</w:t>
      </w:r>
      <w:r w:rsidRPr="00545F10">
        <w:rPr>
          <w:rFonts w:ascii="Times New Roman" w:hAnsi="Times New Roman"/>
          <w:i/>
          <w:iCs/>
          <w:szCs w:val="22"/>
        </w:rPr>
        <w:t xml:space="preserve"> подклассы с использованием одной характеристики</w:t>
      </w:r>
      <w:r w:rsidRPr="00545F10">
        <w:rPr>
          <w:rFonts w:ascii="Times New Roman" w:hAnsi="Times New Roman"/>
        </w:rPr>
        <w:t>»</w:t>
      </w:r>
    </w:p>
    <w:p w14:paraId="7258CA61" w14:textId="4390BC0F" w:rsidR="004F038D" w:rsidRDefault="004F038D">
      <w:pPr>
        <w:pStyle w:val="aff4"/>
        <w:tabs>
          <w:tab w:val="left" w:pos="1276"/>
        </w:tabs>
        <w:spacing w:before="0" w:beforeAutospacing="0" w:after="0" w:afterAutospacing="0"/>
        <w:jc w:val="center"/>
        <w:pPrChange w:id="65" w:author="Пользователь" w:date="2025-10-14T09:41:00Z" w16du:dateUtc="2025-10-14T06:41:00Z">
          <w:pPr>
            <w:pStyle w:val="aff4"/>
            <w:tabs>
              <w:tab w:val="left" w:pos="1276"/>
            </w:tabs>
            <w:spacing w:before="0" w:beforeAutospacing="0" w:after="0" w:afterAutospacing="0"/>
            <w:jc w:val="both"/>
          </w:pPr>
        </w:pPrChange>
      </w:pPr>
      <w:del w:id="66" w:author="Пользователь" w:date="2025-10-27T10:54:00Z" w16du:dateUtc="2025-10-27T07:54:00Z">
        <w:r w:rsidDel="00713AAD">
          <w:rPr>
            <w:noProof/>
          </w:rPr>
          <w:drawing>
            <wp:inline distT="0" distB="0" distL="0" distR="0" wp14:anchorId="10D542C9" wp14:editId="3AD6DCBA">
              <wp:extent cx="5397500" cy="2818905"/>
              <wp:effectExtent l="0" t="0" r="0" b="0"/>
              <wp:docPr id="61479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2064" cy="2826511"/>
                      </a:xfrm>
                      <a:prstGeom prst="rect">
                        <a:avLst/>
                      </a:prstGeom>
                      <a:noFill/>
                      <a:ln>
                        <a:noFill/>
                      </a:ln>
                    </pic:spPr>
                  </pic:pic>
                </a:graphicData>
              </a:graphic>
            </wp:inline>
          </w:drawing>
        </w:r>
      </w:del>
      <w:ins w:id="67" w:author="Пользователь" w:date="2025-10-27T10:54:00Z" w16du:dateUtc="2025-10-27T07:54:00Z">
        <w:r w:rsidR="00713AAD" w:rsidRPr="00713AAD">
          <w:t xml:space="preserve"> </w:t>
        </w:r>
      </w:ins>
      <w:ins w:id="68" w:author="Пользователь" w:date="2025-10-27T10:58:00Z" w16du:dateUtc="2025-10-27T07:58:00Z">
        <w:r w:rsidR="00FC2A47">
          <w:rPr>
            <w:noProof/>
          </w:rPr>
          <w:drawing>
            <wp:inline distT="0" distB="0" distL="0" distR="0" wp14:anchorId="76993D28" wp14:editId="6DBDCADD">
              <wp:extent cx="5702300" cy="2978462"/>
              <wp:effectExtent l="0" t="0" r="0" b="0"/>
              <wp:docPr id="64002210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04448" cy="2979584"/>
                      </a:xfrm>
                      <a:prstGeom prst="rect">
                        <a:avLst/>
                      </a:prstGeom>
                      <a:noFill/>
                      <a:ln>
                        <a:noFill/>
                      </a:ln>
                    </pic:spPr>
                  </pic:pic>
                </a:graphicData>
              </a:graphic>
            </wp:inline>
          </w:drawing>
        </w:r>
      </w:ins>
    </w:p>
    <w:p w14:paraId="5358DF14" w14:textId="25A95FCA" w:rsidR="004F038D" w:rsidRPr="00602489"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 xml:space="preserve">Пункт 5.1.4. не является жестким и может нарушаться при построении </w:t>
      </w:r>
      <w:r w:rsidR="00230E2F">
        <w:rPr>
          <w:rFonts w:ascii="Times New Roman" w:eastAsiaTheme="minorHAnsi" w:hAnsi="Times New Roman"/>
          <w:kern w:val="2"/>
          <w:sz w:val="24"/>
          <w14:ligatures w14:val="standardContextual"/>
        </w:rPr>
        <w:t>к</w:t>
      </w:r>
      <w:r w:rsidRPr="00602489">
        <w:rPr>
          <w:rFonts w:ascii="Times New Roman" w:eastAsiaTheme="minorHAnsi" w:hAnsi="Times New Roman"/>
          <w:kern w:val="2"/>
          <w:sz w:val="24"/>
          <w14:ligatures w14:val="standardContextual"/>
        </w:rPr>
        <w:t>лассификатора, при условии, что это нарушение обоснованно.</w:t>
      </w:r>
    </w:p>
    <w:p w14:paraId="1372D537" w14:textId="77777777" w:rsidR="004F038D" w:rsidRPr="00602489"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Класс «Средства индивидуальной защиты» сформирован на основании ГОСТ 12.4.011-89 «Средства защиты работающих. Общие требования и классификация». Дополнительно в этот класс добавлены «Валенки» и «Обувь вяленая» Класс «Средства индивидуальной защиты» подлежит классификационному делению при условии изменения требований нормативно-технических документов, регламентирующих требования к классификации средств индивидуальной защиты.</w:t>
      </w:r>
    </w:p>
    <w:p w14:paraId="376A5561" w14:textId="77777777" w:rsidR="004F038D" w:rsidRPr="00602489"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При формировании классов, учитывать появление новых материалов, которые не классифицированы в текущем классификаторе. Для первичного ведения таких записей</w:t>
      </w:r>
      <w:r w:rsidRPr="00602489">
        <w:rPr>
          <w:sz w:val="24"/>
        </w:rPr>
        <w:t xml:space="preserve"> применяется </w:t>
      </w:r>
      <w:r w:rsidRPr="00602489">
        <w:rPr>
          <w:rFonts w:ascii="Times New Roman" w:eastAsiaTheme="minorHAnsi" w:hAnsi="Times New Roman"/>
          <w:kern w:val="2"/>
          <w:sz w:val="24"/>
          <w14:ligatures w14:val="standardContextual"/>
        </w:rPr>
        <w:t>класс «Прочие». Класс «Прочие» может быть создан на каждом конечном уровне иерархии или один общий, как класс верхнего уровня. Рисунок 6.</w:t>
      </w:r>
    </w:p>
    <w:p w14:paraId="0D911E1A" w14:textId="77777777" w:rsidR="004F038D" w:rsidRPr="00A80BA9" w:rsidRDefault="004F038D" w:rsidP="004F038D">
      <w:pPr>
        <w:pStyle w:val="aff4"/>
        <w:tabs>
          <w:tab w:val="left" w:pos="1134"/>
          <w:tab w:val="left" w:pos="1701"/>
        </w:tabs>
        <w:ind w:left="567"/>
        <w:jc w:val="right"/>
        <w:rPr>
          <w:rFonts w:ascii="Times New Roman" w:hAnsi="Times New Roman"/>
          <w:i/>
          <w:iCs/>
          <w:szCs w:val="22"/>
        </w:rPr>
      </w:pPr>
      <w:r w:rsidRPr="00A80BA9">
        <w:rPr>
          <w:rFonts w:ascii="Times New Roman" w:hAnsi="Times New Roman"/>
          <w:i/>
          <w:iCs/>
          <w:szCs w:val="22"/>
        </w:rPr>
        <w:lastRenderedPageBreak/>
        <w:t xml:space="preserve">Рисунок 6 «Пример создания класса «Прочие» </w:t>
      </w:r>
    </w:p>
    <w:p w14:paraId="134850A0" w14:textId="77777777" w:rsidR="004F038D" w:rsidRDefault="004F038D" w:rsidP="004F038D">
      <w:pPr>
        <w:pStyle w:val="aff4"/>
        <w:tabs>
          <w:tab w:val="left" w:pos="1134"/>
          <w:tab w:val="left" w:pos="1701"/>
        </w:tabs>
        <w:spacing w:before="0" w:beforeAutospacing="0" w:after="0" w:afterAutospacing="0"/>
        <w:ind w:left="567"/>
        <w:jc w:val="both"/>
      </w:pPr>
      <w:r>
        <w:rPr>
          <w:noProof/>
        </w:rPr>
        <w:drawing>
          <wp:inline distT="0" distB="0" distL="0" distR="0" wp14:anchorId="3DBCC206" wp14:editId="0D6C28DD">
            <wp:extent cx="5975985" cy="2055495"/>
            <wp:effectExtent l="0" t="0" r="5715" b="1905"/>
            <wp:docPr id="204512399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5985" cy="2055495"/>
                    </a:xfrm>
                    <a:prstGeom prst="rect">
                      <a:avLst/>
                    </a:prstGeom>
                    <a:noFill/>
                    <a:ln>
                      <a:noFill/>
                    </a:ln>
                  </pic:spPr>
                </pic:pic>
              </a:graphicData>
            </a:graphic>
          </wp:inline>
        </w:drawing>
      </w:r>
    </w:p>
    <w:p w14:paraId="200FADB7" w14:textId="50B45A58" w:rsidR="004F038D" w:rsidRPr="00602489"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При формировании классификатора класс «Прочие» не учтен, так как записи классифицированы. При создании класса «Прочие» нумерация класса заканчивается на 99. Пример указан на Рисунке 7.</w:t>
      </w:r>
    </w:p>
    <w:p w14:paraId="14880207" w14:textId="77777777" w:rsidR="004F038D" w:rsidRPr="00602489"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Наименование класса «Прочие» с учетом его размещение на каждом конечном уровне иерархии формируется по следующему принципу: Наименование вышестоящего класса+слово «прочие». Пример указан на Рисунке 7.</w:t>
      </w:r>
    </w:p>
    <w:p w14:paraId="40C27107" w14:textId="77777777" w:rsidR="004F038D" w:rsidRPr="00621463" w:rsidRDefault="004F038D" w:rsidP="00602489">
      <w:pPr>
        <w:pStyle w:val="aff4"/>
        <w:tabs>
          <w:tab w:val="left" w:pos="993"/>
          <w:tab w:val="left" w:pos="1276"/>
        </w:tabs>
        <w:spacing w:before="0" w:beforeAutospacing="0" w:after="0" w:afterAutospacing="0"/>
        <w:ind w:left="284"/>
        <w:jc w:val="both"/>
        <w:rPr>
          <w:rFonts w:ascii="Times New Roman" w:eastAsiaTheme="minorHAnsi" w:hAnsi="Times New Roman"/>
          <w:kern w:val="2"/>
          <w14:ligatures w14:val="standardContextual"/>
        </w:rPr>
      </w:pPr>
    </w:p>
    <w:p w14:paraId="7E76F301" w14:textId="77777777" w:rsidR="004F038D" w:rsidRPr="00A80BA9" w:rsidRDefault="004F038D" w:rsidP="004F038D">
      <w:pPr>
        <w:pStyle w:val="aff4"/>
        <w:spacing w:before="0" w:beforeAutospacing="0" w:after="0" w:afterAutospacing="0"/>
        <w:ind w:left="1134"/>
        <w:jc w:val="right"/>
        <w:rPr>
          <w:rFonts w:ascii="Times New Roman" w:hAnsi="Times New Roman"/>
          <w:i/>
          <w:iCs/>
          <w:szCs w:val="22"/>
        </w:rPr>
      </w:pPr>
      <w:r w:rsidRPr="00A80BA9">
        <w:rPr>
          <w:rFonts w:ascii="Times New Roman" w:hAnsi="Times New Roman"/>
          <w:i/>
          <w:iCs/>
          <w:szCs w:val="22"/>
        </w:rPr>
        <w:t>Рисунок 7 «Пример формирования наименования класса «Прочие»</w:t>
      </w:r>
    </w:p>
    <w:p w14:paraId="345568EC" w14:textId="77777777" w:rsidR="004F038D" w:rsidRPr="003574C7" w:rsidRDefault="004F038D" w:rsidP="004F038D">
      <w:pPr>
        <w:pStyle w:val="aff4"/>
        <w:spacing w:before="0" w:beforeAutospacing="0" w:after="0" w:afterAutospacing="0"/>
        <w:ind w:left="1134"/>
        <w:jc w:val="right"/>
        <w:rPr>
          <w:i/>
          <w:iCs/>
        </w:rPr>
      </w:pPr>
    </w:p>
    <w:p w14:paraId="4BA6ED71" w14:textId="77777777" w:rsidR="004F038D" w:rsidRDefault="004F038D" w:rsidP="004F038D">
      <w:pPr>
        <w:pStyle w:val="aff4"/>
        <w:tabs>
          <w:tab w:val="left" w:pos="1276"/>
        </w:tabs>
        <w:ind w:left="567"/>
        <w:jc w:val="both"/>
      </w:pPr>
      <w:r>
        <w:rPr>
          <w:noProof/>
        </w:rPr>
        <w:drawing>
          <wp:inline distT="0" distB="0" distL="0" distR="0" wp14:anchorId="0968611C" wp14:editId="046212D7">
            <wp:extent cx="5975985" cy="2055495"/>
            <wp:effectExtent l="0" t="0" r="5715" b="1905"/>
            <wp:docPr id="20310444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5985" cy="2055495"/>
                    </a:xfrm>
                    <a:prstGeom prst="rect">
                      <a:avLst/>
                    </a:prstGeom>
                    <a:noFill/>
                    <a:ln>
                      <a:noFill/>
                    </a:ln>
                  </pic:spPr>
                </pic:pic>
              </a:graphicData>
            </a:graphic>
          </wp:inline>
        </w:drawing>
      </w:r>
    </w:p>
    <w:p w14:paraId="7D933F62" w14:textId="7A829F1C" w:rsidR="00230E2F" w:rsidRDefault="00230E2F" w:rsidP="00602489">
      <w:pPr>
        <w:pStyle w:val="aff4"/>
        <w:numPr>
          <w:ilvl w:val="2"/>
          <w:numId w:val="68"/>
        </w:numPr>
        <w:tabs>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Pr>
          <w:rFonts w:ascii="Times New Roman" w:eastAsiaTheme="minorHAnsi" w:hAnsi="Times New Roman"/>
          <w:kern w:val="2"/>
          <w:sz w:val="24"/>
          <w14:ligatures w14:val="standardContextual"/>
        </w:rPr>
        <w:t>Если класс «Прочие» сформирован на верхнем уровне иерархии, то его наименование не меняется. Пример указан на рисунке 7.</w:t>
      </w:r>
    </w:p>
    <w:p w14:paraId="5DEFDB5F" w14:textId="31FACCE5" w:rsidR="004F038D" w:rsidRPr="00602489" w:rsidRDefault="004F038D" w:rsidP="00602489">
      <w:pPr>
        <w:pStyle w:val="aff4"/>
        <w:numPr>
          <w:ilvl w:val="2"/>
          <w:numId w:val="68"/>
        </w:numPr>
        <w:tabs>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Если в классе, классах «Прочие» возможно выделить записи, описываемые одинаковыми значениями атрибутов и одинаковой структурой условного обозначения, то для них создать отдельный класс.</w:t>
      </w:r>
    </w:p>
    <w:p w14:paraId="55BFA4C0" w14:textId="45C9BCD4" w:rsidR="004F038D" w:rsidRPr="00602489" w:rsidRDefault="004F038D" w:rsidP="00602489">
      <w:pPr>
        <w:pStyle w:val="aff4"/>
        <w:numPr>
          <w:ilvl w:val="2"/>
          <w:numId w:val="68"/>
        </w:numPr>
        <w:tabs>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Класс, классы «Прочие» созда</w:t>
      </w:r>
      <w:r w:rsidR="00904085">
        <w:rPr>
          <w:rFonts w:ascii="Times New Roman" w:eastAsiaTheme="minorHAnsi" w:hAnsi="Times New Roman"/>
          <w:kern w:val="2"/>
          <w:sz w:val="24"/>
          <w14:ligatures w14:val="standardContextual"/>
        </w:rPr>
        <w:t>ю</w:t>
      </w:r>
      <w:r w:rsidRPr="00602489">
        <w:rPr>
          <w:rFonts w:ascii="Times New Roman" w:eastAsiaTheme="minorHAnsi" w:hAnsi="Times New Roman"/>
          <w:kern w:val="2"/>
          <w:sz w:val="24"/>
          <w14:ligatures w14:val="standardContextual"/>
        </w:rPr>
        <w:t xml:space="preserve">тся работником, ответственным за </w:t>
      </w:r>
      <w:r w:rsidR="00904085">
        <w:rPr>
          <w:rFonts w:ascii="Times New Roman" w:eastAsiaTheme="minorHAnsi" w:hAnsi="Times New Roman"/>
          <w:kern w:val="2"/>
          <w:sz w:val="24"/>
          <w14:ligatures w14:val="standardContextual"/>
        </w:rPr>
        <w:t>к</w:t>
      </w:r>
      <w:r w:rsidRPr="00602489">
        <w:rPr>
          <w:rFonts w:ascii="Times New Roman" w:eastAsiaTheme="minorHAnsi" w:hAnsi="Times New Roman"/>
          <w:kern w:val="2"/>
          <w:sz w:val="24"/>
          <w14:ligatures w14:val="standardContextual"/>
        </w:rPr>
        <w:t xml:space="preserve">лассификатор. </w:t>
      </w:r>
      <w:r w:rsidR="00904085">
        <w:rPr>
          <w:rFonts w:ascii="Times New Roman" w:eastAsiaTheme="minorHAnsi" w:hAnsi="Times New Roman"/>
          <w:kern w:val="2"/>
          <w:sz w:val="24"/>
          <w14:ligatures w14:val="standardContextual"/>
        </w:rPr>
        <w:t>м</w:t>
      </w:r>
      <w:r w:rsidRPr="00602489">
        <w:rPr>
          <w:rFonts w:ascii="Times New Roman" w:eastAsiaTheme="minorHAnsi" w:hAnsi="Times New Roman"/>
          <w:kern w:val="2"/>
          <w:sz w:val="24"/>
          <w14:ligatures w14:val="standardContextual"/>
        </w:rPr>
        <w:t>атериалы, которые попадают в этот класс, классы классифицируются в течении 3 (трех) рабочих дней</w:t>
      </w:r>
    </w:p>
    <w:p w14:paraId="34204067" w14:textId="195866A2" w:rsidR="004F038D" w:rsidRPr="00602489" w:rsidRDefault="004F038D" w:rsidP="00602489">
      <w:pPr>
        <w:pStyle w:val="aff4"/>
        <w:numPr>
          <w:ilvl w:val="2"/>
          <w:numId w:val="68"/>
        </w:numPr>
        <w:tabs>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lastRenderedPageBreak/>
        <w:t>Несоблюдение требования</w:t>
      </w:r>
      <w:r w:rsidR="00CC345B">
        <w:rPr>
          <w:rFonts w:ascii="Times New Roman" w:eastAsiaTheme="minorHAnsi" w:hAnsi="Times New Roman"/>
          <w:kern w:val="2"/>
          <w:sz w:val="24"/>
          <w14:ligatures w14:val="standardContextual"/>
        </w:rPr>
        <w:t xml:space="preserve"> пункт 5.1.12.</w:t>
      </w:r>
      <w:r w:rsidRPr="00602489">
        <w:rPr>
          <w:rFonts w:ascii="Times New Roman" w:eastAsiaTheme="minorHAnsi" w:hAnsi="Times New Roman"/>
          <w:kern w:val="2"/>
          <w:sz w:val="24"/>
          <w14:ligatures w14:val="standardContextual"/>
        </w:rPr>
        <w:t xml:space="preserve"> приводит к снижению ценности классификатора, что делает невозможным выполнение задач, установленных в пункте 2.2</w:t>
      </w:r>
    </w:p>
    <w:p w14:paraId="54538369" w14:textId="52A2BD12" w:rsidR="004F038D" w:rsidRPr="00602489" w:rsidRDefault="004F038D" w:rsidP="00602489">
      <w:pPr>
        <w:pStyle w:val="aff4"/>
        <w:numPr>
          <w:ilvl w:val="2"/>
          <w:numId w:val="68"/>
        </w:numPr>
        <w:tabs>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 xml:space="preserve">Помимо перечисленных правил пункта 5.1. учитывать общие соображения удобства использования </w:t>
      </w:r>
      <w:r w:rsidR="00E23BAE">
        <w:rPr>
          <w:rFonts w:ascii="Times New Roman" w:eastAsiaTheme="minorHAnsi" w:hAnsi="Times New Roman"/>
          <w:kern w:val="2"/>
          <w:sz w:val="24"/>
          <w14:ligatures w14:val="standardContextual"/>
        </w:rPr>
        <w:t>к</w:t>
      </w:r>
      <w:r w:rsidRPr="00602489">
        <w:rPr>
          <w:rFonts w:ascii="Times New Roman" w:eastAsiaTheme="minorHAnsi" w:hAnsi="Times New Roman"/>
          <w:kern w:val="2"/>
          <w:sz w:val="24"/>
          <w14:ligatures w14:val="standardContextual"/>
        </w:rPr>
        <w:t>лассификатора, которое в том числе определяется следующими рекомендациями, а именно:</w:t>
      </w:r>
    </w:p>
    <w:p w14:paraId="22E544BD" w14:textId="77777777" w:rsidR="004F038D" w:rsidRPr="00602489" w:rsidRDefault="004F038D" w:rsidP="00602489">
      <w:pPr>
        <w:pStyle w:val="aff4"/>
        <w:numPr>
          <w:ilvl w:val="2"/>
          <w:numId w:val="68"/>
        </w:numPr>
        <w:tabs>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Количество уровней классификации не больше 3–6., а количество уровней отдельных ветвей каждого класса примерно одинаковая.</w:t>
      </w:r>
    </w:p>
    <w:p w14:paraId="508AC839" w14:textId="77777777" w:rsidR="004F038D" w:rsidRPr="00602489" w:rsidRDefault="004F038D" w:rsidP="00602489">
      <w:pPr>
        <w:pStyle w:val="aff4"/>
        <w:numPr>
          <w:ilvl w:val="2"/>
          <w:numId w:val="68"/>
        </w:numPr>
        <w:tabs>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Количество подклассов, относящихся к одному вышестоящему классу, варьируется между уровнями и классами одного уровня в пределах 5-10 подклассов.</w:t>
      </w:r>
    </w:p>
    <w:p w14:paraId="08FF4CCD" w14:textId="77777777" w:rsidR="004F038D" w:rsidRPr="00602489" w:rsidRDefault="004F038D" w:rsidP="00602489">
      <w:pPr>
        <w:pStyle w:val="aff4"/>
        <w:numPr>
          <w:ilvl w:val="2"/>
          <w:numId w:val="68"/>
        </w:numPr>
        <w:tabs>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Также исходя из задач построения классификатора, указанных в пункте 2.2. следует соблюдать дополнительные специфичные требования, которые должны быть учтены при его построении:</w:t>
      </w:r>
    </w:p>
    <w:p w14:paraId="45321C7B" w14:textId="77777777" w:rsidR="004F038D" w:rsidRPr="00602489" w:rsidRDefault="004F038D" w:rsidP="00602489">
      <w:pPr>
        <w:pStyle w:val="aff4"/>
        <w:numPr>
          <w:ilvl w:val="2"/>
          <w:numId w:val="68"/>
        </w:numPr>
        <w:tabs>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Соблюдать принцип однородности объектов в классе. Классу принадлежат однородные объекты, определяемые одним и тем же набором свойств-значений.</w:t>
      </w:r>
    </w:p>
    <w:p w14:paraId="2E7B6384" w14:textId="77777777" w:rsidR="004F038D" w:rsidRPr="00602489" w:rsidRDefault="004F038D" w:rsidP="00602489">
      <w:pPr>
        <w:pStyle w:val="aff4"/>
        <w:numPr>
          <w:ilvl w:val="2"/>
          <w:numId w:val="68"/>
        </w:numPr>
        <w:tabs>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При создании нового класса проверить, что требуемый класс с набором свойств и значений, которые описывали бы классифицируемый объект, отсутствует.</w:t>
      </w:r>
    </w:p>
    <w:p w14:paraId="4EA587B5" w14:textId="75DBA832" w:rsidR="004F038D" w:rsidRPr="00602489" w:rsidRDefault="004F038D" w:rsidP="00602489">
      <w:pPr>
        <w:pStyle w:val="aff4"/>
        <w:numPr>
          <w:ilvl w:val="2"/>
          <w:numId w:val="68"/>
        </w:numPr>
        <w:tabs>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Для классификации запасных частей, комплектующих, аксессуаров создаются классы «Запасные части», «Комплектующие», «Аксессуары» на верхн</w:t>
      </w:r>
      <w:r w:rsidR="00477BA1">
        <w:rPr>
          <w:rFonts w:ascii="Times New Roman" w:eastAsiaTheme="minorHAnsi" w:hAnsi="Times New Roman"/>
          <w:kern w:val="2"/>
          <w:sz w:val="24"/>
          <w14:ligatures w14:val="standardContextual"/>
        </w:rPr>
        <w:t>их</w:t>
      </w:r>
      <w:r w:rsidRPr="00602489">
        <w:rPr>
          <w:rFonts w:ascii="Times New Roman" w:eastAsiaTheme="minorHAnsi" w:hAnsi="Times New Roman"/>
          <w:kern w:val="2"/>
          <w:sz w:val="24"/>
          <w14:ligatures w14:val="standardContextual"/>
        </w:rPr>
        <w:t xml:space="preserve"> уровн</w:t>
      </w:r>
      <w:r w:rsidR="00477BA1">
        <w:rPr>
          <w:rFonts w:ascii="Times New Roman" w:eastAsiaTheme="minorHAnsi" w:hAnsi="Times New Roman"/>
          <w:kern w:val="2"/>
          <w:sz w:val="24"/>
          <w14:ligatures w14:val="standardContextual"/>
        </w:rPr>
        <w:t>ях</w:t>
      </w:r>
      <w:r w:rsidRPr="00602489">
        <w:rPr>
          <w:rFonts w:ascii="Times New Roman" w:eastAsiaTheme="minorHAnsi" w:hAnsi="Times New Roman"/>
          <w:kern w:val="2"/>
          <w:sz w:val="24"/>
          <w14:ligatures w14:val="standardContextual"/>
        </w:rPr>
        <w:t xml:space="preserve"> иерархии и в него включаются соответствующие классы. Наименование этих классов начинается с наименования вышестоящего класса + принадлежность к номенклатуре. Пример такой классификации указан на Рисунке 8.</w:t>
      </w:r>
    </w:p>
    <w:p w14:paraId="3F5412E8" w14:textId="77777777" w:rsidR="004F038D" w:rsidRPr="003574C7" w:rsidRDefault="004F038D" w:rsidP="004F038D">
      <w:pPr>
        <w:pStyle w:val="aff4"/>
        <w:spacing w:before="0" w:beforeAutospacing="0" w:after="0" w:afterAutospacing="0"/>
        <w:ind w:left="567"/>
        <w:jc w:val="center"/>
        <w:rPr>
          <w:i/>
          <w:iCs/>
        </w:rPr>
      </w:pPr>
    </w:p>
    <w:p w14:paraId="17661431" w14:textId="77777777" w:rsidR="004F038D" w:rsidRPr="00A80BA9" w:rsidRDefault="004F038D" w:rsidP="004F038D">
      <w:pPr>
        <w:pStyle w:val="aff4"/>
        <w:spacing w:before="0" w:beforeAutospacing="0" w:after="0" w:afterAutospacing="0"/>
        <w:ind w:left="567"/>
        <w:jc w:val="right"/>
        <w:rPr>
          <w:rFonts w:ascii="Times New Roman" w:hAnsi="Times New Roman"/>
          <w:i/>
          <w:iCs/>
        </w:rPr>
      </w:pPr>
      <w:r w:rsidRPr="00A80BA9">
        <w:rPr>
          <w:rFonts w:ascii="Times New Roman" w:hAnsi="Times New Roman"/>
          <w:i/>
          <w:iCs/>
        </w:rPr>
        <w:t>Рисунок 8 «Пример классификации»</w:t>
      </w:r>
    </w:p>
    <w:p w14:paraId="42216156" w14:textId="77777777" w:rsidR="004F038D" w:rsidRPr="003574C7" w:rsidRDefault="004F038D" w:rsidP="004F038D">
      <w:pPr>
        <w:pStyle w:val="aff4"/>
        <w:tabs>
          <w:tab w:val="left" w:pos="993"/>
        </w:tabs>
        <w:spacing w:before="0" w:beforeAutospacing="0" w:after="0" w:afterAutospacing="0"/>
        <w:ind w:left="360"/>
        <w:jc w:val="both"/>
        <w:rPr>
          <w:noProof/>
        </w:rPr>
      </w:pPr>
      <w:r w:rsidRPr="003574C7">
        <w:rPr>
          <w:noProof/>
        </w:rPr>
        <w:drawing>
          <wp:inline distT="0" distB="0" distL="0" distR="0" wp14:anchorId="41798744" wp14:editId="6E470847">
            <wp:extent cx="6051954" cy="2174227"/>
            <wp:effectExtent l="0" t="0" r="6350" b="0"/>
            <wp:docPr id="160094728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73633" cy="2182015"/>
                    </a:xfrm>
                    <a:prstGeom prst="rect">
                      <a:avLst/>
                    </a:prstGeom>
                    <a:noFill/>
                    <a:ln>
                      <a:noFill/>
                    </a:ln>
                  </pic:spPr>
                </pic:pic>
              </a:graphicData>
            </a:graphic>
          </wp:inline>
        </w:drawing>
      </w:r>
    </w:p>
    <w:p w14:paraId="159FE94D" w14:textId="77777777" w:rsidR="004F038D" w:rsidRPr="00602489" w:rsidRDefault="004F038D" w:rsidP="00602489">
      <w:pPr>
        <w:pStyle w:val="aff4"/>
        <w:numPr>
          <w:ilvl w:val="2"/>
          <w:numId w:val="68"/>
        </w:numPr>
        <w:tabs>
          <w:tab w:val="left" w:pos="1134"/>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Для включения класса в нижестоящий класс проанализировать, что включаемый класс уникален и нигде не применяется. Анализировать на основе реестра метаданных классификатора. </w:t>
      </w:r>
    </w:p>
    <w:p w14:paraId="32C5E645" w14:textId="77777777" w:rsidR="004F038D" w:rsidRPr="00602489" w:rsidRDefault="004F038D" w:rsidP="00602489">
      <w:pPr>
        <w:pStyle w:val="aff4"/>
        <w:numPr>
          <w:ilvl w:val="2"/>
          <w:numId w:val="68"/>
        </w:numPr>
        <w:tabs>
          <w:tab w:val="left" w:pos="1134"/>
        </w:tabs>
        <w:spacing w:before="0" w:beforeAutospacing="0" w:after="0" w:afterAutospacing="0"/>
        <w:ind w:left="0" w:firstLine="284"/>
        <w:jc w:val="both"/>
        <w:rPr>
          <w:rFonts w:ascii="Times New Roman" w:eastAsiaTheme="minorHAnsi" w:hAnsi="Times New Roman"/>
          <w:kern w:val="2"/>
          <w:sz w:val="24"/>
          <w14:ligatures w14:val="standardContextual"/>
        </w:rPr>
      </w:pPr>
      <w:r w:rsidRPr="00602489">
        <w:rPr>
          <w:rFonts w:ascii="Times New Roman" w:eastAsiaTheme="minorHAnsi" w:hAnsi="Times New Roman"/>
          <w:kern w:val="2"/>
          <w:sz w:val="24"/>
          <w14:ligatures w14:val="standardContextual"/>
        </w:rPr>
        <w:t>Для поиска класса по иерархии (путем последовательного выбора класса нижестоящего уровня в иерархии), используемые характеристики деления класса на подклассы должны быть понятны пользователям классификатора, и их значение должно определяться из описания искомого класса.</w:t>
      </w:r>
    </w:p>
    <w:p w14:paraId="76365896" w14:textId="77777777" w:rsidR="004F038D" w:rsidRDefault="004F038D" w:rsidP="004F038D">
      <w:pPr>
        <w:pStyle w:val="10"/>
        <w:numPr>
          <w:ilvl w:val="0"/>
          <w:numId w:val="68"/>
        </w:numPr>
        <w:spacing w:before="0"/>
        <w:ind w:left="720"/>
        <w:jc w:val="center"/>
        <w:rPr>
          <w:rFonts w:ascii="Times New Roman" w:hAnsi="Times New Roman" w:cs="Times New Roman"/>
          <w:b/>
          <w:bCs/>
          <w:color w:val="auto"/>
          <w:sz w:val="24"/>
          <w:szCs w:val="24"/>
        </w:rPr>
      </w:pPr>
      <w:bookmarkStart w:id="69" w:name="_Toc162933627"/>
      <w:bookmarkStart w:id="70" w:name="_Toc210631388"/>
      <w:r w:rsidRPr="003574C7">
        <w:rPr>
          <w:rFonts w:ascii="Times New Roman" w:hAnsi="Times New Roman" w:cs="Times New Roman"/>
          <w:b/>
          <w:bCs/>
          <w:color w:val="auto"/>
          <w:sz w:val="24"/>
          <w:szCs w:val="24"/>
        </w:rPr>
        <w:t>Правила формирования классов</w:t>
      </w:r>
      <w:bookmarkEnd w:id="69"/>
      <w:bookmarkEnd w:id="70"/>
    </w:p>
    <w:p w14:paraId="53E95B7A" w14:textId="77777777" w:rsidR="004F038D" w:rsidRPr="008317ED"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t>Классы однородны внутри себя. У объектов в одном классе схожие характеристики и свойства.</w:t>
      </w:r>
    </w:p>
    <w:p w14:paraId="3A674192" w14:textId="77777777" w:rsidR="004F038D" w:rsidRPr="008317ED"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lastRenderedPageBreak/>
        <w:t>Классы должны быть различимыми. Объекты из разных классов имеют разные характеристики и свойства;</w:t>
      </w:r>
    </w:p>
    <w:p w14:paraId="264B473F" w14:textId="77777777" w:rsidR="004F038D" w:rsidRPr="008317ED"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t>Признаки, используемые для классификации информативны. Они должны хорошо разделять объекты на разные классы.</w:t>
      </w:r>
    </w:p>
    <w:p w14:paraId="30F9011F" w14:textId="77777777" w:rsidR="004F038D" w:rsidRPr="008317ED"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t>В случае невыполнения одного из правил, следует повторно провести анализ и перераспределить классы внутри классификатора.</w:t>
      </w:r>
    </w:p>
    <w:p w14:paraId="364551E5" w14:textId="77777777" w:rsidR="00FB751A" w:rsidRPr="00621463" w:rsidRDefault="00FB751A" w:rsidP="008317ED">
      <w:pPr>
        <w:pStyle w:val="aff4"/>
        <w:tabs>
          <w:tab w:val="left" w:pos="993"/>
          <w:tab w:val="left" w:pos="1276"/>
        </w:tabs>
        <w:spacing w:before="0" w:beforeAutospacing="0" w:after="0" w:afterAutospacing="0"/>
        <w:ind w:left="284"/>
        <w:jc w:val="both"/>
        <w:rPr>
          <w:rFonts w:ascii="Times New Roman" w:eastAsiaTheme="minorHAnsi" w:hAnsi="Times New Roman"/>
          <w:kern w:val="2"/>
          <w14:ligatures w14:val="standardContextual"/>
        </w:rPr>
      </w:pPr>
    </w:p>
    <w:p w14:paraId="10932DFC" w14:textId="77777777" w:rsidR="004F038D" w:rsidRPr="003574C7" w:rsidRDefault="004F038D" w:rsidP="004F038D">
      <w:pPr>
        <w:pStyle w:val="10"/>
        <w:numPr>
          <w:ilvl w:val="0"/>
          <w:numId w:val="68"/>
        </w:numPr>
        <w:spacing w:before="0"/>
        <w:ind w:left="720"/>
        <w:jc w:val="center"/>
        <w:rPr>
          <w:rFonts w:ascii="Times New Roman" w:hAnsi="Times New Roman" w:cs="Times New Roman"/>
          <w:b/>
          <w:bCs/>
          <w:color w:val="auto"/>
          <w:sz w:val="24"/>
          <w:szCs w:val="24"/>
        </w:rPr>
      </w:pPr>
      <w:bookmarkStart w:id="71" w:name="_Toc84609891"/>
      <w:bookmarkStart w:id="72" w:name="_Toc210631389"/>
      <w:r w:rsidRPr="003574C7">
        <w:rPr>
          <w:rFonts w:ascii="Times New Roman" w:hAnsi="Times New Roman" w:cs="Times New Roman"/>
          <w:b/>
          <w:bCs/>
          <w:color w:val="auto"/>
          <w:sz w:val="24"/>
          <w:szCs w:val="24"/>
        </w:rPr>
        <w:t>Требования к наименованиям классов</w:t>
      </w:r>
      <w:bookmarkEnd w:id="71"/>
      <w:bookmarkEnd w:id="72"/>
    </w:p>
    <w:p w14:paraId="7957D078" w14:textId="3CCFD68F" w:rsidR="004F038D" w:rsidRPr="008317ED" w:rsidRDefault="004F038D" w:rsidP="00D25440">
      <w:pPr>
        <w:pStyle w:val="aff4"/>
        <w:numPr>
          <w:ilvl w:val="1"/>
          <w:numId w:val="68"/>
        </w:numPr>
        <w:tabs>
          <w:tab w:val="left" w:pos="993"/>
        </w:tabs>
        <w:spacing w:before="0" w:beforeAutospacing="0" w:after="0" w:afterAutospacing="0"/>
        <w:ind w:left="0" w:firstLine="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t>Наименования классов должны соответствовать следующим требованиям:</w:t>
      </w:r>
    </w:p>
    <w:p w14:paraId="53EFBCD3" w14:textId="77777777" w:rsidR="00EB74EF" w:rsidRPr="008317ED"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t xml:space="preserve">Наименование начинается с имени существительного во множественном числе, если иное не предусмотрено правилами русского языка. </w:t>
      </w:r>
    </w:p>
    <w:p w14:paraId="587BCAED" w14:textId="4A41A8A6" w:rsidR="004F038D" w:rsidRPr="008317ED" w:rsidRDefault="004F038D" w:rsidP="00D25440">
      <w:pPr>
        <w:pStyle w:val="aff4"/>
        <w:tabs>
          <w:tab w:val="left" w:pos="993"/>
          <w:tab w:val="left" w:pos="1276"/>
        </w:tabs>
        <w:spacing w:before="0" w:beforeAutospacing="0" w:after="0" w:afterAutospacing="0"/>
        <w:ind w:left="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t>Например:</w:t>
      </w:r>
    </w:p>
    <w:p w14:paraId="2024DCF0" w14:textId="77777777" w:rsidR="004F038D" w:rsidRPr="008317ED" w:rsidRDefault="004F038D" w:rsidP="00D25440">
      <w:pPr>
        <w:pStyle w:val="aff4"/>
        <w:numPr>
          <w:ilvl w:val="2"/>
          <w:numId w:val="106"/>
        </w:numPr>
        <w:spacing w:before="0" w:beforeAutospacing="0" w:after="0" w:afterAutospacing="0"/>
        <w:ind w:left="0" w:firstLine="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t>Лампы светодиодные;</w:t>
      </w:r>
    </w:p>
    <w:p w14:paraId="413C99CF" w14:textId="77777777" w:rsidR="004F038D" w:rsidRPr="008317ED" w:rsidRDefault="004F038D" w:rsidP="00D25440">
      <w:pPr>
        <w:pStyle w:val="aff4"/>
        <w:numPr>
          <w:ilvl w:val="2"/>
          <w:numId w:val="106"/>
        </w:numPr>
        <w:spacing w:before="0" w:beforeAutospacing="0" w:after="0" w:afterAutospacing="0"/>
        <w:ind w:left="0" w:firstLine="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t>Блоки железобетонные;</w:t>
      </w:r>
    </w:p>
    <w:p w14:paraId="4CE583FF" w14:textId="77777777" w:rsidR="004F038D" w:rsidRPr="008317ED" w:rsidRDefault="004F038D" w:rsidP="00D25440">
      <w:pPr>
        <w:pStyle w:val="aff4"/>
        <w:numPr>
          <w:ilvl w:val="2"/>
          <w:numId w:val="106"/>
        </w:numPr>
        <w:spacing w:before="0" w:beforeAutospacing="0" w:after="0" w:afterAutospacing="0"/>
        <w:ind w:left="0" w:firstLine="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t xml:space="preserve">Болты с шестигранной головкой. </w:t>
      </w:r>
    </w:p>
    <w:p w14:paraId="1C05B9C3" w14:textId="6A3C93A4" w:rsidR="004F038D" w:rsidRPr="008317ED"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t>Устоявшиеся терминологические сочетания. Слова и словосочетания, которые в профессиональной или общеупотребительной речи закрепились в единственном числе или в определенной грамматической форме, не изменяются. Изменение делает наименование непривычным, труднопонимаемым и снижает практическую ценность классификатора. Например: «Ходовая часть», а не «Части ходовые». Первый вариант</w:t>
      </w:r>
      <w:r w:rsidR="00BB72C0">
        <w:rPr>
          <w:rFonts w:ascii="Times New Roman" w:eastAsiaTheme="minorHAnsi" w:hAnsi="Times New Roman"/>
          <w:kern w:val="2"/>
          <w:sz w:val="24"/>
          <w14:ligatures w14:val="standardContextual"/>
        </w:rPr>
        <w:t xml:space="preserve"> это</w:t>
      </w:r>
      <w:r w:rsidRPr="008317ED">
        <w:rPr>
          <w:rFonts w:ascii="Times New Roman" w:hAnsi="Times New Roman"/>
          <w:sz w:val="24"/>
        </w:rPr>
        <w:t xml:space="preserve"> </w:t>
      </w:r>
      <w:r w:rsidRPr="008317ED">
        <w:rPr>
          <w:rFonts w:ascii="Times New Roman" w:eastAsiaTheme="minorHAnsi" w:hAnsi="Times New Roman"/>
          <w:kern w:val="2"/>
          <w:sz w:val="24"/>
          <w14:ligatures w14:val="standardContextual"/>
        </w:rPr>
        <w:t>устоявшийся технический термин, который однозначно понимается специалистами. Второй вариант грамматически корректен, но не соответствует терминологическому стандарту, что ведет к путанице. Прилагательное стоит перед существительным только в том случае, когда используются устоявшиеся словосочетания. Например: «Мягкая мебель», «Жесткие диски». Однако такие словосочетания согласовываются заинтересованными сторонами бизнеса.</w:t>
      </w:r>
    </w:p>
    <w:p w14:paraId="22B42570" w14:textId="77777777" w:rsidR="004F038D" w:rsidRPr="008317ED"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t>Наименование сформулировать таким образом, чтобы без учета иерархии размещения возможно определить, какие группировки элементов номенклатуры относятся к классу. Например «Трубы стальные», «Арматура трубопроводная».</w:t>
      </w:r>
    </w:p>
    <w:p w14:paraId="740D0AFB" w14:textId="77777777" w:rsidR="004F038D"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t>Наименование не включает конкретные марки, серии, бренды. Примеры приведены в Таблице 1.</w:t>
      </w:r>
    </w:p>
    <w:p w14:paraId="246BFE76" w14:textId="15A737E2" w:rsidR="00BF525B" w:rsidDel="00A343FC" w:rsidRDefault="00BF525B" w:rsidP="00BF525B">
      <w:pPr>
        <w:pStyle w:val="aff4"/>
        <w:tabs>
          <w:tab w:val="left" w:pos="993"/>
          <w:tab w:val="left" w:pos="1276"/>
        </w:tabs>
        <w:spacing w:before="0" w:beforeAutospacing="0" w:after="0" w:afterAutospacing="0"/>
        <w:jc w:val="both"/>
        <w:rPr>
          <w:del w:id="73" w:author="Пользователь" w:date="2025-10-14T09:42:00Z" w16du:dateUtc="2025-10-14T06:42:00Z"/>
          <w:rFonts w:ascii="Times New Roman" w:eastAsiaTheme="minorHAnsi" w:hAnsi="Times New Roman"/>
          <w:kern w:val="2"/>
          <w:sz w:val="24"/>
          <w14:ligatures w14:val="standardContextual"/>
        </w:rPr>
      </w:pPr>
    </w:p>
    <w:p w14:paraId="4FC329D3" w14:textId="53514D9B" w:rsidR="00BF525B" w:rsidDel="00A343FC" w:rsidRDefault="00BF525B" w:rsidP="00BF525B">
      <w:pPr>
        <w:pStyle w:val="aff4"/>
        <w:tabs>
          <w:tab w:val="left" w:pos="993"/>
          <w:tab w:val="left" w:pos="1276"/>
        </w:tabs>
        <w:spacing w:before="0" w:beforeAutospacing="0" w:after="0" w:afterAutospacing="0"/>
        <w:jc w:val="both"/>
        <w:rPr>
          <w:del w:id="74" w:author="Пользователь" w:date="2025-10-14T09:42:00Z" w16du:dateUtc="2025-10-14T06:42:00Z"/>
          <w:rFonts w:ascii="Times New Roman" w:eastAsiaTheme="minorHAnsi" w:hAnsi="Times New Roman"/>
          <w:kern w:val="2"/>
          <w:sz w:val="24"/>
          <w14:ligatures w14:val="standardContextual"/>
        </w:rPr>
      </w:pPr>
    </w:p>
    <w:p w14:paraId="63D35733" w14:textId="3970308A" w:rsidR="00BF525B" w:rsidDel="00A343FC" w:rsidRDefault="00BF525B" w:rsidP="00BF525B">
      <w:pPr>
        <w:pStyle w:val="aff4"/>
        <w:tabs>
          <w:tab w:val="left" w:pos="993"/>
          <w:tab w:val="left" w:pos="1276"/>
        </w:tabs>
        <w:spacing w:before="0" w:beforeAutospacing="0" w:after="0" w:afterAutospacing="0"/>
        <w:jc w:val="both"/>
        <w:rPr>
          <w:del w:id="75" w:author="Пользователь" w:date="2025-10-14T09:42:00Z" w16du:dateUtc="2025-10-14T06:42:00Z"/>
          <w:rFonts w:ascii="Times New Roman" w:eastAsiaTheme="minorHAnsi" w:hAnsi="Times New Roman"/>
          <w:kern w:val="2"/>
          <w:sz w:val="24"/>
          <w14:ligatures w14:val="standardContextual"/>
        </w:rPr>
      </w:pPr>
    </w:p>
    <w:p w14:paraId="4DB5B975" w14:textId="2DCF1643" w:rsidR="00BF525B" w:rsidRPr="008317ED" w:rsidDel="00A343FC" w:rsidRDefault="00BF525B" w:rsidP="00BF525B">
      <w:pPr>
        <w:pStyle w:val="aff4"/>
        <w:tabs>
          <w:tab w:val="left" w:pos="993"/>
          <w:tab w:val="left" w:pos="1276"/>
        </w:tabs>
        <w:spacing w:before="0" w:beforeAutospacing="0" w:after="0" w:afterAutospacing="0"/>
        <w:jc w:val="both"/>
        <w:rPr>
          <w:del w:id="76" w:author="Пользователь" w:date="2025-10-14T09:42:00Z" w16du:dateUtc="2025-10-14T06:42:00Z"/>
          <w:rFonts w:ascii="Times New Roman" w:eastAsiaTheme="minorHAnsi" w:hAnsi="Times New Roman"/>
          <w:kern w:val="2"/>
          <w:sz w:val="24"/>
          <w14:ligatures w14:val="standardContextual"/>
        </w:rPr>
      </w:pPr>
    </w:p>
    <w:p w14:paraId="336B4276" w14:textId="77777777" w:rsidR="004F038D" w:rsidRPr="003574C7" w:rsidRDefault="004F038D" w:rsidP="00F7324E">
      <w:pPr>
        <w:pStyle w:val="afff"/>
        <w:tabs>
          <w:tab w:val="left" w:pos="993"/>
        </w:tabs>
        <w:spacing w:after="0" w:line="240" w:lineRule="auto"/>
        <w:ind w:left="-284" w:hanging="426"/>
        <w:jc w:val="right"/>
        <w:rPr>
          <w:rFonts w:ascii="Times New Roman" w:hAnsi="Times New Roman"/>
          <w:i/>
          <w:iCs/>
          <w:sz w:val="24"/>
          <w:szCs w:val="24"/>
          <w:lang w:eastAsia="en-US"/>
        </w:rPr>
      </w:pPr>
      <w:r w:rsidRPr="003574C7">
        <w:rPr>
          <w:rFonts w:ascii="Times New Roman" w:hAnsi="Times New Roman"/>
          <w:i/>
          <w:iCs/>
          <w:sz w:val="24"/>
          <w:szCs w:val="24"/>
          <w:lang w:eastAsia="en-US"/>
        </w:rPr>
        <w:t>Таблица 1 «Примеры наименований классов»</w:t>
      </w:r>
    </w:p>
    <w:tbl>
      <w:tblPr>
        <w:tblStyle w:val="a9"/>
        <w:tblW w:w="8643" w:type="dxa"/>
        <w:tblInd w:w="567" w:type="dxa"/>
        <w:tblLook w:val="04A0" w:firstRow="1" w:lastRow="0" w:firstColumn="1" w:lastColumn="0" w:noHBand="0" w:noVBand="1"/>
      </w:tblPr>
      <w:tblGrid>
        <w:gridCol w:w="988"/>
        <w:gridCol w:w="4820"/>
        <w:gridCol w:w="2835"/>
      </w:tblGrid>
      <w:tr w:rsidR="004F038D" w:rsidRPr="003574C7" w14:paraId="370661A7" w14:textId="77777777" w:rsidTr="009328D6">
        <w:tc>
          <w:tcPr>
            <w:tcW w:w="988" w:type="dxa"/>
          </w:tcPr>
          <w:p w14:paraId="34E16556" w14:textId="77777777" w:rsidR="004F038D" w:rsidRPr="003574C7" w:rsidRDefault="004F038D" w:rsidP="009328D6">
            <w:pPr>
              <w:pStyle w:val="afff"/>
              <w:tabs>
                <w:tab w:val="left" w:pos="993"/>
              </w:tabs>
              <w:spacing w:after="0" w:line="240" w:lineRule="auto"/>
              <w:ind w:firstLine="0"/>
              <w:jc w:val="center"/>
              <w:rPr>
                <w:rFonts w:ascii="Times New Roman" w:hAnsi="Times New Roman"/>
                <w:b/>
                <w:bCs/>
                <w:szCs w:val="22"/>
                <w:lang w:eastAsia="en-US"/>
              </w:rPr>
            </w:pPr>
            <w:r w:rsidRPr="003574C7">
              <w:rPr>
                <w:rFonts w:ascii="Times New Roman" w:hAnsi="Times New Roman"/>
                <w:b/>
                <w:bCs/>
                <w:szCs w:val="22"/>
                <w:lang w:eastAsia="en-US"/>
              </w:rPr>
              <w:t>№ п</w:t>
            </w:r>
            <w:r w:rsidRPr="003574C7">
              <w:rPr>
                <w:rFonts w:ascii="Times New Roman" w:hAnsi="Times New Roman"/>
                <w:b/>
                <w:bCs/>
                <w:szCs w:val="22"/>
                <w:lang w:val="en-US" w:eastAsia="en-US"/>
              </w:rPr>
              <w:t>/</w:t>
            </w:r>
            <w:r w:rsidRPr="003574C7">
              <w:rPr>
                <w:rFonts w:ascii="Times New Roman" w:hAnsi="Times New Roman"/>
                <w:b/>
                <w:bCs/>
                <w:szCs w:val="22"/>
                <w:lang w:eastAsia="en-US"/>
              </w:rPr>
              <w:t>п</w:t>
            </w:r>
          </w:p>
        </w:tc>
        <w:tc>
          <w:tcPr>
            <w:tcW w:w="4820" w:type="dxa"/>
          </w:tcPr>
          <w:p w14:paraId="45F95E1F" w14:textId="77777777" w:rsidR="004F038D" w:rsidRPr="003574C7" w:rsidRDefault="004F038D" w:rsidP="009328D6">
            <w:pPr>
              <w:pStyle w:val="afff"/>
              <w:tabs>
                <w:tab w:val="left" w:pos="993"/>
              </w:tabs>
              <w:spacing w:after="0" w:line="240" w:lineRule="auto"/>
              <w:ind w:firstLine="0"/>
              <w:jc w:val="center"/>
              <w:rPr>
                <w:rFonts w:ascii="Times New Roman" w:hAnsi="Times New Roman"/>
                <w:b/>
                <w:bCs/>
                <w:szCs w:val="22"/>
                <w:lang w:eastAsia="en-US"/>
              </w:rPr>
            </w:pPr>
            <w:r w:rsidRPr="003574C7">
              <w:rPr>
                <w:rFonts w:ascii="Times New Roman" w:hAnsi="Times New Roman"/>
                <w:b/>
                <w:bCs/>
                <w:szCs w:val="22"/>
                <w:lang w:eastAsia="en-US"/>
              </w:rPr>
              <w:t>Неправильно</w:t>
            </w:r>
          </w:p>
        </w:tc>
        <w:tc>
          <w:tcPr>
            <w:tcW w:w="2835" w:type="dxa"/>
          </w:tcPr>
          <w:p w14:paraId="0A9CA8DA" w14:textId="77777777" w:rsidR="004F038D" w:rsidRPr="003574C7" w:rsidRDefault="004F038D" w:rsidP="009328D6">
            <w:pPr>
              <w:pStyle w:val="afff"/>
              <w:tabs>
                <w:tab w:val="left" w:pos="993"/>
              </w:tabs>
              <w:spacing w:after="0" w:line="240" w:lineRule="auto"/>
              <w:ind w:firstLine="0"/>
              <w:jc w:val="center"/>
              <w:rPr>
                <w:rFonts w:ascii="Times New Roman" w:hAnsi="Times New Roman"/>
                <w:b/>
                <w:bCs/>
                <w:szCs w:val="22"/>
                <w:lang w:eastAsia="en-US"/>
              </w:rPr>
            </w:pPr>
            <w:r w:rsidRPr="003574C7">
              <w:rPr>
                <w:rFonts w:ascii="Times New Roman" w:hAnsi="Times New Roman"/>
                <w:b/>
                <w:bCs/>
                <w:szCs w:val="22"/>
                <w:lang w:eastAsia="en-US"/>
              </w:rPr>
              <w:t>Правильно</w:t>
            </w:r>
          </w:p>
        </w:tc>
      </w:tr>
      <w:tr w:rsidR="004F038D" w:rsidRPr="003574C7" w14:paraId="2F44F766" w14:textId="77777777" w:rsidTr="009328D6">
        <w:tc>
          <w:tcPr>
            <w:tcW w:w="988" w:type="dxa"/>
          </w:tcPr>
          <w:p w14:paraId="0ADD0ED3" w14:textId="77777777" w:rsidR="004F038D" w:rsidRPr="003574C7" w:rsidRDefault="004F038D" w:rsidP="004F038D">
            <w:pPr>
              <w:pStyle w:val="afff"/>
              <w:numPr>
                <w:ilvl w:val="0"/>
                <w:numId w:val="79"/>
              </w:numPr>
              <w:tabs>
                <w:tab w:val="left" w:pos="993"/>
              </w:tabs>
              <w:spacing w:after="0" w:line="240" w:lineRule="auto"/>
              <w:jc w:val="center"/>
              <w:rPr>
                <w:rFonts w:ascii="Times New Roman" w:hAnsi="Times New Roman"/>
                <w:szCs w:val="22"/>
                <w:lang w:eastAsia="en-US"/>
              </w:rPr>
            </w:pPr>
          </w:p>
        </w:tc>
        <w:tc>
          <w:tcPr>
            <w:tcW w:w="4820" w:type="dxa"/>
          </w:tcPr>
          <w:p w14:paraId="5D8E6F3F" w14:textId="77777777" w:rsidR="004F038D" w:rsidRPr="003574C7" w:rsidRDefault="004F038D" w:rsidP="009328D6">
            <w:pPr>
              <w:pStyle w:val="afff"/>
              <w:tabs>
                <w:tab w:val="left" w:pos="993"/>
              </w:tabs>
              <w:spacing w:after="0" w:line="240" w:lineRule="auto"/>
              <w:ind w:firstLine="0"/>
              <w:jc w:val="left"/>
              <w:rPr>
                <w:rFonts w:ascii="Times New Roman" w:hAnsi="Times New Roman"/>
                <w:b/>
                <w:bCs/>
                <w:szCs w:val="22"/>
                <w:lang w:eastAsia="en-US"/>
              </w:rPr>
            </w:pPr>
            <w:r w:rsidRPr="003574C7">
              <w:rPr>
                <w:rFonts w:ascii="Times New Roman" w:hAnsi="Times New Roman"/>
                <w:szCs w:val="22"/>
                <w:lang w:eastAsia="en-US"/>
              </w:rPr>
              <w:t>LGMG MS40 (Машина поливочная карьерная)</w:t>
            </w:r>
          </w:p>
        </w:tc>
        <w:tc>
          <w:tcPr>
            <w:tcW w:w="2835" w:type="dxa"/>
          </w:tcPr>
          <w:p w14:paraId="3C4E9F60" w14:textId="77777777" w:rsidR="004F038D" w:rsidRPr="003574C7" w:rsidRDefault="004F038D" w:rsidP="009328D6">
            <w:pPr>
              <w:pStyle w:val="afff"/>
              <w:tabs>
                <w:tab w:val="left" w:pos="993"/>
              </w:tabs>
              <w:spacing w:after="0" w:line="240" w:lineRule="auto"/>
              <w:ind w:firstLine="0"/>
              <w:jc w:val="left"/>
              <w:rPr>
                <w:rFonts w:ascii="Times New Roman" w:hAnsi="Times New Roman"/>
                <w:b/>
                <w:bCs/>
                <w:szCs w:val="22"/>
                <w:lang w:eastAsia="en-US"/>
              </w:rPr>
            </w:pPr>
            <w:r w:rsidRPr="003574C7">
              <w:rPr>
                <w:rFonts w:ascii="Times New Roman" w:hAnsi="Times New Roman"/>
                <w:szCs w:val="22"/>
                <w:lang w:eastAsia="en-US"/>
              </w:rPr>
              <w:t>Машины поливочные</w:t>
            </w:r>
          </w:p>
        </w:tc>
      </w:tr>
      <w:tr w:rsidR="004F038D" w:rsidRPr="003574C7" w14:paraId="152E5238" w14:textId="77777777" w:rsidTr="009328D6">
        <w:tc>
          <w:tcPr>
            <w:tcW w:w="988" w:type="dxa"/>
          </w:tcPr>
          <w:p w14:paraId="03D3CF83" w14:textId="77777777" w:rsidR="004F038D" w:rsidRPr="003574C7" w:rsidRDefault="004F038D" w:rsidP="004F038D">
            <w:pPr>
              <w:pStyle w:val="afff"/>
              <w:numPr>
                <w:ilvl w:val="0"/>
                <w:numId w:val="79"/>
              </w:numPr>
              <w:tabs>
                <w:tab w:val="left" w:pos="993"/>
              </w:tabs>
              <w:spacing w:after="0" w:line="240" w:lineRule="auto"/>
              <w:jc w:val="center"/>
              <w:rPr>
                <w:rFonts w:ascii="Times New Roman" w:hAnsi="Times New Roman"/>
                <w:szCs w:val="22"/>
                <w:lang w:eastAsia="en-US"/>
              </w:rPr>
            </w:pPr>
          </w:p>
        </w:tc>
        <w:tc>
          <w:tcPr>
            <w:tcW w:w="4820" w:type="dxa"/>
          </w:tcPr>
          <w:p w14:paraId="6FCC84B1" w14:textId="77777777" w:rsidR="004F038D" w:rsidRPr="003574C7" w:rsidRDefault="004F038D" w:rsidP="009328D6">
            <w:pPr>
              <w:pStyle w:val="afff"/>
              <w:tabs>
                <w:tab w:val="left" w:pos="993"/>
              </w:tabs>
              <w:spacing w:after="0" w:line="240" w:lineRule="auto"/>
              <w:ind w:firstLine="0"/>
              <w:jc w:val="left"/>
              <w:rPr>
                <w:rFonts w:ascii="Times New Roman" w:hAnsi="Times New Roman"/>
                <w:b/>
                <w:bCs/>
                <w:szCs w:val="22"/>
                <w:lang w:eastAsia="en-US"/>
              </w:rPr>
            </w:pPr>
            <w:r w:rsidRPr="003574C7">
              <w:rPr>
                <w:rFonts w:ascii="Times New Roman" w:hAnsi="Times New Roman"/>
                <w:szCs w:val="22"/>
                <w:lang w:eastAsia="en-US"/>
              </w:rPr>
              <w:t>LGMG MT86H (Самосвал)</w:t>
            </w:r>
          </w:p>
        </w:tc>
        <w:tc>
          <w:tcPr>
            <w:tcW w:w="2835" w:type="dxa"/>
          </w:tcPr>
          <w:p w14:paraId="140B6BAC" w14:textId="77777777" w:rsidR="004F038D" w:rsidRPr="003574C7" w:rsidRDefault="004F038D" w:rsidP="009328D6">
            <w:pPr>
              <w:pStyle w:val="afff"/>
              <w:tabs>
                <w:tab w:val="left" w:pos="993"/>
              </w:tabs>
              <w:spacing w:after="0" w:line="240" w:lineRule="auto"/>
              <w:ind w:firstLine="0"/>
              <w:jc w:val="left"/>
              <w:rPr>
                <w:rFonts w:ascii="Times New Roman" w:hAnsi="Times New Roman"/>
                <w:b/>
                <w:bCs/>
                <w:szCs w:val="22"/>
                <w:lang w:eastAsia="en-US"/>
              </w:rPr>
            </w:pPr>
            <w:r w:rsidRPr="003574C7">
              <w:rPr>
                <w:rFonts w:ascii="Times New Roman" w:hAnsi="Times New Roman"/>
                <w:szCs w:val="22"/>
                <w:lang w:eastAsia="en-US"/>
              </w:rPr>
              <w:t>Самосвалы карьерные</w:t>
            </w:r>
          </w:p>
        </w:tc>
      </w:tr>
    </w:tbl>
    <w:p w14:paraId="2D14F2AE" w14:textId="77777777" w:rsidR="004F038D" w:rsidRPr="003574C7" w:rsidRDefault="004F038D" w:rsidP="004F038D">
      <w:pPr>
        <w:pStyle w:val="afff"/>
        <w:tabs>
          <w:tab w:val="left" w:pos="993"/>
        </w:tabs>
        <w:spacing w:before="0" w:after="0" w:line="240" w:lineRule="auto"/>
        <w:ind w:left="567" w:firstLine="0"/>
        <w:jc w:val="center"/>
        <w:rPr>
          <w:rFonts w:ascii="Times New Roman" w:hAnsi="Times New Roman"/>
          <w:i/>
          <w:iCs/>
          <w:sz w:val="24"/>
          <w:szCs w:val="24"/>
          <w:lang w:eastAsia="en-US"/>
        </w:rPr>
      </w:pPr>
    </w:p>
    <w:p w14:paraId="17AEC9DE" w14:textId="77777777" w:rsidR="004F038D" w:rsidRPr="008317ED"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8317ED">
        <w:rPr>
          <w:rFonts w:ascii="Times New Roman" w:eastAsiaTheme="minorHAnsi" w:hAnsi="Times New Roman"/>
          <w:kern w:val="2"/>
          <w:sz w:val="24"/>
          <w14:ligatures w14:val="standardContextual"/>
        </w:rPr>
        <w:t>Запрещено применять двусмысленные наименования, которые могут вводить в заблуждение пользователей. Пример двусмысленного наименования приведен на Рисунке 9.</w:t>
      </w:r>
    </w:p>
    <w:p w14:paraId="2782F628" w14:textId="77777777" w:rsidR="004F038D" w:rsidRPr="00D94F1C" w:rsidRDefault="004F038D" w:rsidP="004F038D">
      <w:pPr>
        <w:pStyle w:val="afff"/>
        <w:tabs>
          <w:tab w:val="left" w:pos="993"/>
        </w:tabs>
        <w:spacing w:after="0" w:line="240" w:lineRule="auto"/>
        <w:ind w:left="567" w:firstLine="0"/>
        <w:jc w:val="right"/>
        <w:rPr>
          <w:rFonts w:ascii="Times New Roman" w:hAnsi="Times New Roman"/>
          <w:szCs w:val="22"/>
          <w:lang w:eastAsia="en-US"/>
        </w:rPr>
      </w:pPr>
      <w:r w:rsidRPr="00D94F1C">
        <w:rPr>
          <w:rFonts w:ascii="Times New Roman" w:hAnsi="Times New Roman"/>
          <w:i/>
          <w:iCs/>
          <w:szCs w:val="22"/>
          <w:lang w:eastAsia="en-US"/>
        </w:rPr>
        <w:lastRenderedPageBreak/>
        <w:t>Рисунок 9 «Пример двусмысленного наименования»</w:t>
      </w:r>
      <w:r w:rsidRPr="00150BFF">
        <w:rPr>
          <w:noProof/>
          <w:szCs w:val="22"/>
        </w:rPr>
        <w:drawing>
          <wp:inline distT="0" distB="0" distL="0" distR="0" wp14:anchorId="36157E0F" wp14:editId="2F00A97D">
            <wp:extent cx="6120665" cy="2518967"/>
            <wp:effectExtent l="0" t="0" r="0" b="0"/>
            <wp:docPr id="2132757683" name="Рисунок 16"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57683" name="Рисунок 16" descr="Изображение выглядит как текст, снимок экрана, Шрифт&#10;&#10;Автоматически созданное описание"/>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33869" cy="2524401"/>
                    </a:xfrm>
                    <a:prstGeom prst="rect">
                      <a:avLst/>
                    </a:prstGeom>
                    <a:noFill/>
                    <a:ln>
                      <a:noFill/>
                    </a:ln>
                  </pic:spPr>
                </pic:pic>
              </a:graphicData>
            </a:graphic>
          </wp:inline>
        </w:drawing>
      </w:r>
    </w:p>
    <w:p w14:paraId="662A3252" w14:textId="77777777" w:rsidR="004F038D" w:rsidRPr="00FF5365"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FF5365">
        <w:rPr>
          <w:rFonts w:ascii="Times New Roman" w:eastAsiaTheme="minorHAnsi" w:hAnsi="Times New Roman"/>
          <w:kern w:val="2"/>
          <w:sz w:val="24"/>
          <w14:ligatures w14:val="standardContextual"/>
        </w:rPr>
        <w:t>Для улучшения поиска допускается включать распространенные синонимы или аббревиатуры.</w:t>
      </w:r>
    </w:p>
    <w:p w14:paraId="7BD9732A" w14:textId="77777777" w:rsidR="004F038D" w:rsidRPr="00FF5365" w:rsidRDefault="004F038D" w:rsidP="001C2A49">
      <w:pPr>
        <w:pStyle w:val="aff4"/>
        <w:tabs>
          <w:tab w:val="left" w:pos="993"/>
          <w:tab w:val="left" w:pos="1276"/>
        </w:tabs>
        <w:spacing w:before="0" w:beforeAutospacing="0" w:after="0" w:afterAutospacing="0"/>
        <w:ind w:left="284"/>
        <w:jc w:val="both"/>
        <w:rPr>
          <w:rFonts w:ascii="Times New Roman" w:eastAsiaTheme="minorHAnsi" w:hAnsi="Times New Roman"/>
          <w:kern w:val="2"/>
          <w:sz w:val="24"/>
          <w14:ligatures w14:val="standardContextual"/>
        </w:rPr>
      </w:pPr>
      <w:r w:rsidRPr="00FF5365">
        <w:rPr>
          <w:rFonts w:ascii="Times New Roman" w:eastAsiaTheme="minorHAnsi" w:hAnsi="Times New Roman"/>
          <w:kern w:val="2"/>
          <w:sz w:val="24"/>
          <w14:ligatures w14:val="standardContextual"/>
        </w:rPr>
        <w:t>Например:</w:t>
      </w:r>
    </w:p>
    <w:p w14:paraId="60240A5E" w14:textId="77777777" w:rsidR="004F038D" w:rsidRPr="00FF5365" w:rsidRDefault="004F038D" w:rsidP="001C2A49">
      <w:pPr>
        <w:pStyle w:val="aff4"/>
        <w:numPr>
          <w:ilvl w:val="2"/>
          <w:numId w:val="107"/>
        </w:numPr>
        <w:tabs>
          <w:tab w:val="left" w:pos="709"/>
        </w:tabs>
        <w:spacing w:before="0" w:beforeAutospacing="0" w:after="0" w:afterAutospacing="0"/>
        <w:ind w:left="0" w:firstLine="284"/>
        <w:jc w:val="both"/>
        <w:rPr>
          <w:rFonts w:ascii="Times New Roman" w:eastAsiaTheme="minorHAnsi" w:hAnsi="Times New Roman"/>
          <w:kern w:val="2"/>
          <w:sz w:val="24"/>
          <w14:ligatures w14:val="standardContextual"/>
        </w:rPr>
      </w:pPr>
      <w:r w:rsidRPr="00FF5365">
        <w:rPr>
          <w:rFonts w:ascii="Times New Roman" w:eastAsiaTheme="minorHAnsi" w:hAnsi="Times New Roman"/>
          <w:kern w:val="2"/>
          <w:sz w:val="24"/>
          <w14:ligatures w14:val="standardContextual"/>
        </w:rPr>
        <w:t>Автоматическая коробка переключения передач – Коробка АКПП;</w:t>
      </w:r>
    </w:p>
    <w:p w14:paraId="61AE9894" w14:textId="77777777" w:rsidR="004F038D" w:rsidRPr="00FF5365" w:rsidRDefault="004F038D" w:rsidP="001C2A49">
      <w:pPr>
        <w:pStyle w:val="aff4"/>
        <w:numPr>
          <w:ilvl w:val="2"/>
          <w:numId w:val="107"/>
        </w:numPr>
        <w:tabs>
          <w:tab w:val="left" w:pos="709"/>
        </w:tabs>
        <w:spacing w:before="0" w:beforeAutospacing="0" w:after="0" w:afterAutospacing="0"/>
        <w:ind w:left="0" w:firstLine="284"/>
        <w:jc w:val="both"/>
        <w:rPr>
          <w:rFonts w:ascii="Times New Roman" w:eastAsiaTheme="minorHAnsi" w:hAnsi="Times New Roman"/>
          <w:kern w:val="2"/>
          <w:sz w:val="24"/>
          <w14:ligatures w14:val="standardContextual"/>
        </w:rPr>
      </w:pPr>
      <w:r w:rsidRPr="00FF5365">
        <w:rPr>
          <w:rFonts w:ascii="Times New Roman" w:eastAsiaTheme="minorHAnsi" w:hAnsi="Times New Roman"/>
          <w:kern w:val="2"/>
          <w:sz w:val="24"/>
          <w14:ligatures w14:val="standardContextual"/>
        </w:rPr>
        <w:t>Телевизоры и дисплеи жидкокристаллические – Телевизоры ЖК, дисплеи ЖК;</w:t>
      </w:r>
    </w:p>
    <w:p w14:paraId="02205D35" w14:textId="77777777" w:rsidR="004F038D" w:rsidRPr="00FF5365" w:rsidRDefault="004F038D" w:rsidP="001C2A49">
      <w:pPr>
        <w:pStyle w:val="aff4"/>
        <w:numPr>
          <w:ilvl w:val="2"/>
          <w:numId w:val="107"/>
        </w:numPr>
        <w:tabs>
          <w:tab w:val="left" w:pos="709"/>
        </w:tabs>
        <w:spacing w:before="0" w:beforeAutospacing="0" w:after="0" w:afterAutospacing="0"/>
        <w:ind w:left="0" w:firstLine="284"/>
        <w:jc w:val="both"/>
        <w:rPr>
          <w:rFonts w:ascii="Times New Roman" w:eastAsiaTheme="minorHAnsi" w:hAnsi="Times New Roman"/>
          <w:kern w:val="2"/>
          <w:sz w:val="24"/>
          <w14:ligatures w14:val="standardContextual"/>
        </w:rPr>
      </w:pPr>
      <w:r w:rsidRPr="00FF5365">
        <w:rPr>
          <w:rFonts w:ascii="Times New Roman" w:eastAsiaTheme="minorHAnsi" w:hAnsi="Times New Roman"/>
          <w:kern w:val="2"/>
          <w:sz w:val="24"/>
          <w14:ligatures w14:val="standardContextual"/>
        </w:rPr>
        <w:t>Системы хранения данных– Системы СХД.</w:t>
      </w:r>
    </w:p>
    <w:p w14:paraId="2EA45BE6" w14:textId="56A62B46" w:rsidR="004F038D" w:rsidRPr="00FF5365"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FF5365">
        <w:rPr>
          <w:rFonts w:ascii="Times New Roman" w:eastAsiaTheme="minorHAnsi" w:hAnsi="Times New Roman"/>
          <w:kern w:val="2"/>
          <w:sz w:val="24"/>
          <w14:ligatures w14:val="standardContextual"/>
        </w:rPr>
        <w:t>Запрещено разделять классы, описывающие однородные</w:t>
      </w:r>
      <w:r w:rsidR="00BB72C0">
        <w:rPr>
          <w:rFonts w:ascii="Times New Roman" w:eastAsiaTheme="minorHAnsi" w:hAnsi="Times New Roman"/>
          <w:kern w:val="2"/>
          <w:sz w:val="24"/>
          <w14:ligatures w14:val="standardContextual"/>
        </w:rPr>
        <w:t xml:space="preserve"> </w:t>
      </w:r>
      <w:r w:rsidRPr="00FF5365">
        <w:rPr>
          <w:rFonts w:ascii="Times New Roman" w:eastAsiaTheme="minorHAnsi" w:hAnsi="Times New Roman"/>
          <w:kern w:val="2"/>
          <w:sz w:val="24"/>
          <w14:ligatures w14:val="standardContextual"/>
        </w:rPr>
        <w:t>по сути материалы на классы, содержащие материалы импортного производства, и классы, содержащие материалы отечественного производства.</w:t>
      </w:r>
    </w:p>
    <w:p w14:paraId="5A0068B9" w14:textId="77777777" w:rsidR="004F038D" w:rsidRPr="00FF5365"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FF5365">
        <w:rPr>
          <w:rFonts w:ascii="Times New Roman" w:eastAsiaTheme="minorHAnsi" w:hAnsi="Times New Roman"/>
          <w:kern w:val="2"/>
          <w:sz w:val="24"/>
          <w14:ligatures w14:val="standardContextual"/>
        </w:rPr>
        <w:t>В наименование класса не включать признаки, отражающие повторное использования материалов, таких как: б/у, отремонтированный, восстановленный, списанный. </w:t>
      </w:r>
    </w:p>
    <w:p w14:paraId="5CBE6071" w14:textId="3A677C25" w:rsidR="004F038D" w:rsidRPr="00FF5365" w:rsidRDefault="004F038D" w:rsidP="00621463">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FF5365">
        <w:rPr>
          <w:rFonts w:ascii="Times New Roman" w:eastAsiaTheme="minorHAnsi" w:hAnsi="Times New Roman"/>
          <w:kern w:val="2"/>
          <w:sz w:val="24"/>
          <w14:ligatures w14:val="standardContextual"/>
        </w:rPr>
        <w:t xml:space="preserve">При формировании наименования </w:t>
      </w:r>
      <w:del w:id="77" w:author="Пользователь" w:date="2025-10-14T08:45:00Z" w16du:dateUtc="2025-10-14T05:45:00Z">
        <w:r w:rsidRPr="00FF5365" w:rsidDel="00347690">
          <w:rPr>
            <w:rFonts w:ascii="Times New Roman" w:eastAsiaTheme="minorHAnsi" w:hAnsi="Times New Roman"/>
            <w:kern w:val="2"/>
            <w:sz w:val="24"/>
            <w14:ligatures w14:val="standardContextual"/>
          </w:rPr>
          <w:delText xml:space="preserve">класса </w:delText>
        </w:r>
      </w:del>
      <w:r w:rsidRPr="00FF5365">
        <w:rPr>
          <w:rFonts w:ascii="Times New Roman" w:eastAsiaTheme="minorHAnsi" w:hAnsi="Times New Roman"/>
          <w:kern w:val="2"/>
          <w:sz w:val="24"/>
          <w14:ligatures w14:val="standardContextual"/>
        </w:rPr>
        <w:t>проверить его наличие в реестре метаданных.</w:t>
      </w:r>
    </w:p>
    <w:p w14:paraId="5E43AD6C" w14:textId="54F5046D" w:rsidR="004F038D" w:rsidRDefault="004F038D" w:rsidP="00763BCD">
      <w:pPr>
        <w:pStyle w:val="aff4"/>
        <w:numPr>
          <w:ilvl w:val="2"/>
          <w:numId w:val="68"/>
        </w:numPr>
        <w:tabs>
          <w:tab w:val="left" w:pos="1276"/>
        </w:tabs>
        <w:spacing w:before="0" w:beforeAutospacing="0" w:after="0" w:afterAutospacing="0"/>
        <w:ind w:left="0" w:firstLine="284"/>
        <w:jc w:val="both"/>
        <w:rPr>
          <w:ins w:id="78" w:author="Пользователь" w:date="2025-10-27T10:59:00Z" w16du:dateUtc="2025-10-27T07:59:00Z"/>
          <w:rFonts w:ascii="Times New Roman" w:eastAsiaTheme="minorHAnsi" w:hAnsi="Times New Roman"/>
          <w:kern w:val="2"/>
          <w:sz w:val="24"/>
          <w14:ligatures w14:val="standardContextual"/>
        </w:rPr>
      </w:pPr>
      <w:r w:rsidRPr="00FF5365">
        <w:rPr>
          <w:rFonts w:ascii="Times New Roman" w:eastAsiaTheme="minorHAnsi" w:hAnsi="Times New Roman"/>
          <w:kern w:val="2"/>
          <w:sz w:val="24"/>
          <w14:ligatures w14:val="standardContextual"/>
        </w:rPr>
        <w:t>Не допускать дублирование наименований</w:t>
      </w:r>
      <w:del w:id="79" w:author="Пользователь" w:date="2025-10-14T08:46:00Z" w16du:dateUtc="2025-10-14T05:46:00Z">
        <w:r w:rsidRPr="00FF5365" w:rsidDel="00347690">
          <w:rPr>
            <w:rFonts w:ascii="Times New Roman" w:eastAsiaTheme="minorHAnsi" w:hAnsi="Times New Roman"/>
            <w:kern w:val="2"/>
            <w:sz w:val="24"/>
            <w14:ligatures w14:val="standardContextual"/>
          </w:rPr>
          <w:delText xml:space="preserve"> классов </w:delText>
        </w:r>
      </w:del>
      <w:ins w:id="80" w:author="Пользователь" w:date="2025-10-14T08:46:00Z" w16du:dateUtc="2025-10-14T05:46:00Z">
        <w:r w:rsidR="00347690">
          <w:rPr>
            <w:rFonts w:ascii="Times New Roman" w:eastAsiaTheme="minorHAnsi" w:hAnsi="Times New Roman"/>
            <w:kern w:val="2"/>
            <w:sz w:val="24"/>
            <w14:ligatures w14:val="standardContextual"/>
          </w:rPr>
          <w:t xml:space="preserve"> </w:t>
        </w:r>
      </w:ins>
      <w:r w:rsidRPr="00FF5365">
        <w:rPr>
          <w:rFonts w:ascii="Times New Roman" w:eastAsiaTheme="minorHAnsi" w:hAnsi="Times New Roman"/>
          <w:kern w:val="2"/>
          <w:sz w:val="24"/>
          <w14:ligatures w14:val="standardContextual"/>
        </w:rPr>
        <w:t xml:space="preserve">в пределах классификатора. Класс, </w:t>
      </w:r>
      <w:r w:rsidRPr="00BB72C0">
        <w:rPr>
          <w:rFonts w:ascii="Times New Roman" w:eastAsiaTheme="minorHAnsi" w:hAnsi="Times New Roman"/>
          <w:kern w:val="2"/>
          <w:sz w:val="24"/>
          <w14:ligatures w14:val="standardContextual"/>
        </w:rPr>
        <w:t>описывающий одну и ту же сущность, встречается в классификаторе единожды – не допускается смысловое двоение классов. Пример</w:t>
      </w:r>
      <w:r w:rsidR="00BB72C0" w:rsidRPr="00BB72C0">
        <w:rPr>
          <w:rFonts w:ascii="Times New Roman" w:eastAsiaTheme="minorHAnsi" w:hAnsi="Times New Roman"/>
          <w:kern w:val="2"/>
          <w:sz w:val="24"/>
          <w14:ligatures w14:val="standardContextual"/>
        </w:rPr>
        <w:t xml:space="preserve"> смыслового двоения</w:t>
      </w:r>
      <w:r w:rsidRPr="00BB72C0">
        <w:rPr>
          <w:rFonts w:ascii="Times New Roman" w:eastAsiaTheme="minorHAnsi" w:hAnsi="Times New Roman"/>
          <w:kern w:val="2"/>
          <w:sz w:val="24"/>
          <w14:ligatures w14:val="standardContextual"/>
        </w:rPr>
        <w:t xml:space="preserve"> указан на рисунке 10. Для выполнения этого требования, внедрить управление метаданными классификатора. Пример процесса</w:t>
      </w:r>
      <w:r w:rsidR="009E0189">
        <w:rPr>
          <w:rFonts w:ascii="Times New Roman" w:eastAsiaTheme="minorHAnsi" w:hAnsi="Times New Roman"/>
          <w:kern w:val="2"/>
          <w:sz w:val="24"/>
          <w14:ligatures w14:val="standardContextual"/>
        </w:rPr>
        <w:t xml:space="preserve"> управления метаданными</w:t>
      </w:r>
      <w:r w:rsidRPr="00BB72C0">
        <w:rPr>
          <w:rFonts w:ascii="Times New Roman" w:eastAsiaTheme="minorHAnsi" w:hAnsi="Times New Roman"/>
          <w:kern w:val="2"/>
          <w:sz w:val="24"/>
          <w14:ligatures w14:val="standardContextual"/>
        </w:rPr>
        <w:t xml:space="preserve"> приведен на Рисунке 11 (пункт 1</w:t>
      </w:r>
      <w:r w:rsidR="004B4F95">
        <w:rPr>
          <w:rFonts w:ascii="Times New Roman" w:eastAsiaTheme="minorHAnsi" w:hAnsi="Times New Roman"/>
          <w:kern w:val="2"/>
          <w:sz w:val="24"/>
          <w14:ligatures w14:val="standardContextual"/>
        </w:rPr>
        <w:t>6</w:t>
      </w:r>
      <w:r w:rsidRPr="00BB72C0">
        <w:rPr>
          <w:rFonts w:ascii="Times New Roman" w:eastAsiaTheme="minorHAnsi" w:hAnsi="Times New Roman"/>
          <w:kern w:val="2"/>
          <w:sz w:val="24"/>
          <w14:ligatures w14:val="standardContextual"/>
        </w:rPr>
        <w:t>.3).</w:t>
      </w:r>
    </w:p>
    <w:p w14:paraId="78DB4F11" w14:textId="1EAD07BA" w:rsidR="00B74358" w:rsidRPr="00BB72C0" w:rsidDel="00496E66" w:rsidRDefault="00B74358" w:rsidP="00B74358">
      <w:pPr>
        <w:pStyle w:val="aff4"/>
        <w:tabs>
          <w:tab w:val="left" w:pos="1276"/>
        </w:tabs>
        <w:spacing w:before="0" w:beforeAutospacing="0" w:after="0" w:afterAutospacing="0"/>
        <w:jc w:val="both"/>
        <w:rPr>
          <w:del w:id="81" w:author="Пользователь" w:date="2025-10-27T11:20:00Z" w16du:dateUtc="2025-10-27T08:20:00Z"/>
          <w:rFonts w:ascii="Times New Roman" w:eastAsiaTheme="minorHAnsi" w:hAnsi="Times New Roman"/>
          <w:kern w:val="2"/>
          <w:sz w:val="24"/>
          <w14:ligatures w14:val="standardContextual"/>
        </w:rPr>
        <w:pPrChange w:id="82" w:author="Пользователь" w:date="2025-10-27T10:59:00Z" w16du:dateUtc="2025-10-27T07:59:00Z">
          <w:pPr>
            <w:pStyle w:val="aff4"/>
            <w:numPr>
              <w:ilvl w:val="2"/>
              <w:numId w:val="68"/>
            </w:numPr>
            <w:tabs>
              <w:tab w:val="left" w:pos="1276"/>
            </w:tabs>
            <w:spacing w:before="0" w:beforeAutospacing="0" w:after="0" w:afterAutospacing="0"/>
            <w:ind w:firstLine="284"/>
            <w:jc w:val="both"/>
          </w:pPr>
        </w:pPrChange>
      </w:pPr>
    </w:p>
    <w:p w14:paraId="7FBA97FF" w14:textId="2FC6D6E9" w:rsidR="00FF5365" w:rsidDel="00F4023C" w:rsidRDefault="00FF5365" w:rsidP="004F038D">
      <w:pPr>
        <w:pStyle w:val="afff"/>
        <w:tabs>
          <w:tab w:val="left" w:pos="993"/>
          <w:tab w:val="left" w:pos="1276"/>
        </w:tabs>
        <w:spacing w:after="0"/>
        <w:jc w:val="right"/>
        <w:rPr>
          <w:del w:id="83" w:author="Пользователь" w:date="2025-10-14T09:42:00Z" w16du:dateUtc="2025-10-14T06:42:00Z"/>
          <w:rFonts w:ascii="Times New Roman" w:hAnsi="Times New Roman"/>
          <w:i/>
          <w:iCs/>
          <w:sz w:val="24"/>
          <w:szCs w:val="24"/>
          <w:lang w:eastAsia="en-US"/>
        </w:rPr>
      </w:pPr>
    </w:p>
    <w:p w14:paraId="4CAFE0DE" w14:textId="05ED63DC" w:rsidR="00FF5365" w:rsidDel="00F4023C" w:rsidRDefault="00FF5365" w:rsidP="004F038D">
      <w:pPr>
        <w:pStyle w:val="afff"/>
        <w:tabs>
          <w:tab w:val="left" w:pos="993"/>
          <w:tab w:val="left" w:pos="1276"/>
        </w:tabs>
        <w:spacing w:after="0"/>
        <w:jc w:val="right"/>
        <w:rPr>
          <w:del w:id="84" w:author="Пользователь" w:date="2025-10-14T09:42:00Z" w16du:dateUtc="2025-10-14T06:42:00Z"/>
          <w:rFonts w:ascii="Times New Roman" w:hAnsi="Times New Roman"/>
          <w:i/>
          <w:iCs/>
          <w:sz w:val="24"/>
          <w:szCs w:val="24"/>
          <w:lang w:eastAsia="en-US"/>
        </w:rPr>
      </w:pPr>
    </w:p>
    <w:p w14:paraId="6560F16F" w14:textId="3151B529" w:rsidR="004F038D" w:rsidRPr="00D94F1C" w:rsidRDefault="004F038D" w:rsidP="004F038D">
      <w:pPr>
        <w:pStyle w:val="afff"/>
        <w:tabs>
          <w:tab w:val="left" w:pos="993"/>
          <w:tab w:val="left" w:pos="1276"/>
        </w:tabs>
        <w:spacing w:after="0"/>
        <w:jc w:val="right"/>
        <w:rPr>
          <w:rFonts w:ascii="Times New Roman" w:hAnsi="Times New Roman"/>
          <w:i/>
          <w:iCs/>
          <w:sz w:val="24"/>
          <w:szCs w:val="24"/>
          <w:lang w:eastAsia="en-US"/>
        </w:rPr>
      </w:pPr>
      <w:r w:rsidRPr="00D94F1C">
        <w:rPr>
          <w:rFonts w:ascii="Times New Roman" w:hAnsi="Times New Roman"/>
          <w:i/>
          <w:iCs/>
          <w:sz w:val="24"/>
          <w:szCs w:val="24"/>
          <w:lang w:eastAsia="en-US"/>
        </w:rPr>
        <w:t>Рисунок 10 «Пример смыслового двоения классов»</w:t>
      </w:r>
    </w:p>
    <w:p w14:paraId="531B0A10" w14:textId="77777777" w:rsidR="004F038D" w:rsidRDefault="004F038D" w:rsidP="00621463">
      <w:pPr>
        <w:pStyle w:val="afff"/>
        <w:tabs>
          <w:tab w:val="left" w:pos="993"/>
          <w:tab w:val="left" w:pos="1276"/>
        </w:tabs>
        <w:spacing w:after="0" w:line="240" w:lineRule="auto"/>
        <w:jc w:val="center"/>
        <w:rPr>
          <w:rFonts w:ascii="Times New Roman" w:hAnsi="Times New Roman"/>
          <w:sz w:val="24"/>
          <w:szCs w:val="24"/>
          <w:lang w:eastAsia="en-US"/>
        </w:rPr>
      </w:pPr>
      <w:r>
        <w:rPr>
          <w:noProof/>
        </w:rPr>
        <w:drawing>
          <wp:inline distT="0" distB="0" distL="0" distR="0" wp14:anchorId="0435AB4D" wp14:editId="0DDA746E">
            <wp:extent cx="3091353" cy="1699895"/>
            <wp:effectExtent l="0" t="0" r="0" b="0"/>
            <wp:docPr id="176316522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9619" cy="1709939"/>
                    </a:xfrm>
                    <a:prstGeom prst="rect">
                      <a:avLst/>
                    </a:prstGeom>
                    <a:noFill/>
                    <a:ln>
                      <a:noFill/>
                    </a:ln>
                  </pic:spPr>
                </pic:pic>
              </a:graphicData>
            </a:graphic>
          </wp:inline>
        </w:drawing>
      </w:r>
    </w:p>
    <w:p w14:paraId="4F5DE061" w14:textId="77777777" w:rsidR="004F038D" w:rsidRPr="005C1CE5" w:rsidRDefault="004F038D" w:rsidP="005C1CE5">
      <w:pPr>
        <w:pStyle w:val="aff4"/>
        <w:numPr>
          <w:ilvl w:val="2"/>
          <w:numId w:val="68"/>
        </w:numPr>
        <w:tabs>
          <w:tab w:val="left" w:pos="1134"/>
        </w:tabs>
        <w:spacing w:before="0" w:beforeAutospacing="0" w:after="0" w:afterAutospacing="0"/>
        <w:ind w:left="0" w:firstLine="284"/>
        <w:jc w:val="both"/>
        <w:rPr>
          <w:rFonts w:ascii="Times New Roman" w:eastAsiaTheme="minorHAnsi" w:hAnsi="Times New Roman"/>
          <w:kern w:val="2"/>
          <w:sz w:val="24"/>
          <w14:ligatures w14:val="standardContextual"/>
        </w:rPr>
      </w:pPr>
      <w:r w:rsidRPr="005C1CE5">
        <w:rPr>
          <w:rFonts w:ascii="Times New Roman" w:eastAsiaTheme="minorHAnsi" w:hAnsi="Times New Roman"/>
          <w:kern w:val="2"/>
          <w:sz w:val="24"/>
          <w14:ligatures w14:val="standardContextual"/>
        </w:rPr>
        <w:lastRenderedPageBreak/>
        <w:t>Классы материалов не разделяются по принципам бухгалтерского или налогового учета. Например, «Малоценные МТР до 40 тыс. рублей».</w:t>
      </w:r>
    </w:p>
    <w:p w14:paraId="5F75B789" w14:textId="44CF8929" w:rsidR="004F038D" w:rsidRPr="005C1CE5" w:rsidRDefault="004F038D" w:rsidP="005C1CE5">
      <w:pPr>
        <w:pStyle w:val="aff4"/>
        <w:numPr>
          <w:ilvl w:val="2"/>
          <w:numId w:val="68"/>
        </w:numPr>
        <w:tabs>
          <w:tab w:val="left" w:pos="1134"/>
        </w:tabs>
        <w:spacing w:before="0" w:beforeAutospacing="0" w:after="0" w:afterAutospacing="0"/>
        <w:ind w:left="0" w:firstLine="284"/>
        <w:jc w:val="both"/>
        <w:rPr>
          <w:rFonts w:ascii="Times New Roman" w:eastAsiaTheme="minorHAnsi" w:hAnsi="Times New Roman"/>
          <w:kern w:val="2"/>
          <w:sz w:val="24"/>
          <w14:ligatures w14:val="standardContextual"/>
        </w:rPr>
      </w:pPr>
      <w:r w:rsidRPr="005C1CE5">
        <w:rPr>
          <w:rFonts w:ascii="Times New Roman" w:eastAsiaTheme="minorHAnsi" w:hAnsi="Times New Roman"/>
          <w:kern w:val="2"/>
          <w:sz w:val="24"/>
          <w14:ligatures w14:val="standardContextual"/>
        </w:rPr>
        <w:t xml:space="preserve">В </w:t>
      </w:r>
      <w:ins w:id="85" w:author="Пользователь" w:date="2025-10-27T10:50:00Z" w16du:dateUtc="2025-10-27T07:50:00Z">
        <w:r w:rsidR="005B2E65">
          <w:rPr>
            <w:rFonts w:ascii="Times New Roman" w:eastAsiaTheme="minorHAnsi" w:hAnsi="Times New Roman"/>
            <w:kern w:val="2"/>
            <w:sz w:val="24"/>
            <w14:ligatures w14:val="standardContextual"/>
          </w:rPr>
          <w:t xml:space="preserve">словах, </w:t>
        </w:r>
      </w:ins>
      <w:ins w:id="86" w:author="Пользователь" w:date="2025-10-27T10:51:00Z" w16du:dateUtc="2025-10-27T07:51:00Z">
        <w:r w:rsidR="005B2E65">
          <w:rPr>
            <w:rFonts w:ascii="Times New Roman" w:eastAsiaTheme="minorHAnsi" w:hAnsi="Times New Roman"/>
            <w:kern w:val="2"/>
            <w:sz w:val="24"/>
            <w14:ligatures w14:val="standardContextual"/>
          </w:rPr>
          <w:t xml:space="preserve">которые формируют </w:t>
        </w:r>
      </w:ins>
      <w:r w:rsidRPr="005C1CE5">
        <w:rPr>
          <w:rFonts w:ascii="Times New Roman" w:eastAsiaTheme="minorHAnsi" w:hAnsi="Times New Roman"/>
          <w:kern w:val="2"/>
          <w:sz w:val="24"/>
          <w14:ligatures w14:val="standardContextual"/>
        </w:rPr>
        <w:t>наименовани</w:t>
      </w:r>
      <w:del w:id="87" w:author="Пользователь" w:date="2025-10-27T10:50:00Z" w16du:dateUtc="2025-10-27T07:50:00Z">
        <w:r w:rsidRPr="005C1CE5" w:rsidDel="005B2E65">
          <w:rPr>
            <w:rFonts w:ascii="Times New Roman" w:eastAsiaTheme="minorHAnsi" w:hAnsi="Times New Roman"/>
            <w:kern w:val="2"/>
            <w:sz w:val="24"/>
            <w14:ligatures w14:val="standardContextual"/>
          </w:rPr>
          <w:delText>и</w:delText>
        </w:r>
      </w:del>
      <w:ins w:id="88" w:author="Пользователь" w:date="2025-10-27T10:50:00Z" w16du:dateUtc="2025-10-27T07:50:00Z">
        <w:r w:rsidR="005B2E65">
          <w:rPr>
            <w:rFonts w:ascii="Times New Roman" w:eastAsiaTheme="minorHAnsi" w:hAnsi="Times New Roman"/>
            <w:kern w:val="2"/>
            <w:sz w:val="24"/>
            <w14:ligatures w14:val="standardContextual"/>
          </w:rPr>
          <w:t>я</w:t>
        </w:r>
      </w:ins>
      <w:r w:rsidRPr="005C1CE5">
        <w:rPr>
          <w:rFonts w:ascii="Times New Roman" w:eastAsiaTheme="minorHAnsi" w:hAnsi="Times New Roman"/>
          <w:kern w:val="2"/>
          <w:sz w:val="24"/>
          <w14:ligatures w14:val="standardContextual"/>
        </w:rPr>
        <w:t xml:space="preserve"> </w:t>
      </w:r>
      <w:del w:id="89" w:author="Пользователь" w:date="2025-10-14T08:46:00Z" w16du:dateUtc="2025-10-14T05:46:00Z">
        <w:r w:rsidRPr="005C1CE5" w:rsidDel="00347690">
          <w:rPr>
            <w:rFonts w:ascii="Times New Roman" w:eastAsiaTheme="minorHAnsi" w:hAnsi="Times New Roman"/>
            <w:kern w:val="2"/>
            <w:sz w:val="24"/>
            <w14:ligatures w14:val="standardContextual"/>
          </w:rPr>
          <w:delText xml:space="preserve">класса </w:delText>
        </w:r>
      </w:del>
      <w:r w:rsidRPr="005C1CE5">
        <w:rPr>
          <w:rFonts w:ascii="Times New Roman" w:eastAsiaTheme="minorHAnsi" w:hAnsi="Times New Roman"/>
          <w:kern w:val="2"/>
          <w:sz w:val="24"/>
          <w14:ligatures w14:val="standardContextual"/>
        </w:rPr>
        <w:t>не должны встречаться вкрапления латинских символов.</w:t>
      </w:r>
    </w:p>
    <w:p w14:paraId="420EFBDB" w14:textId="76169B7A" w:rsidR="004F038D" w:rsidRPr="005C1CE5" w:rsidRDefault="004F038D" w:rsidP="005C1CE5">
      <w:pPr>
        <w:pStyle w:val="aff4"/>
        <w:numPr>
          <w:ilvl w:val="2"/>
          <w:numId w:val="68"/>
        </w:numPr>
        <w:tabs>
          <w:tab w:val="left" w:pos="1134"/>
        </w:tabs>
        <w:spacing w:before="0" w:beforeAutospacing="0" w:after="0" w:afterAutospacing="0"/>
        <w:ind w:left="0" w:firstLine="284"/>
        <w:jc w:val="both"/>
        <w:rPr>
          <w:rFonts w:ascii="Times New Roman" w:eastAsiaTheme="minorHAnsi" w:hAnsi="Times New Roman"/>
          <w:kern w:val="2"/>
          <w:sz w:val="24"/>
          <w14:ligatures w14:val="standardContextual"/>
        </w:rPr>
      </w:pPr>
      <w:r w:rsidRPr="005C1CE5">
        <w:rPr>
          <w:rFonts w:ascii="Times New Roman" w:eastAsiaTheme="minorHAnsi" w:hAnsi="Times New Roman"/>
          <w:kern w:val="2"/>
          <w:sz w:val="24"/>
          <w14:ligatures w14:val="standardContextual"/>
        </w:rPr>
        <w:t xml:space="preserve">В наименовании </w:t>
      </w:r>
      <w:del w:id="90" w:author="Пользователь" w:date="2025-10-14T08:46:00Z" w16du:dateUtc="2025-10-14T05:46:00Z">
        <w:r w:rsidRPr="005C1CE5" w:rsidDel="00347690">
          <w:rPr>
            <w:rFonts w:ascii="Times New Roman" w:eastAsiaTheme="minorHAnsi" w:hAnsi="Times New Roman"/>
            <w:kern w:val="2"/>
            <w:sz w:val="24"/>
            <w14:ligatures w14:val="standardContextual"/>
          </w:rPr>
          <w:delText xml:space="preserve">класса </w:delText>
        </w:r>
      </w:del>
      <w:r w:rsidRPr="005C1CE5">
        <w:rPr>
          <w:rFonts w:ascii="Times New Roman" w:eastAsiaTheme="minorHAnsi" w:hAnsi="Times New Roman"/>
          <w:kern w:val="2"/>
          <w:sz w:val="24"/>
          <w14:ligatures w14:val="standardContextual"/>
        </w:rPr>
        <w:t>не должна использоваться буква «ё», вместо нее должна использоваться буква «е».</w:t>
      </w:r>
    </w:p>
    <w:p w14:paraId="53E0C86A" w14:textId="77777777" w:rsidR="004F038D" w:rsidRPr="005C1CE5" w:rsidRDefault="004F038D" w:rsidP="005C1CE5">
      <w:pPr>
        <w:pStyle w:val="aff4"/>
        <w:numPr>
          <w:ilvl w:val="2"/>
          <w:numId w:val="68"/>
        </w:numPr>
        <w:tabs>
          <w:tab w:val="left" w:pos="1134"/>
        </w:tabs>
        <w:spacing w:before="0" w:beforeAutospacing="0" w:after="0" w:afterAutospacing="0"/>
        <w:ind w:left="0" w:firstLine="284"/>
        <w:jc w:val="both"/>
        <w:rPr>
          <w:rFonts w:ascii="Times New Roman" w:eastAsiaTheme="minorHAnsi" w:hAnsi="Times New Roman"/>
          <w:kern w:val="2"/>
          <w:sz w:val="24"/>
          <w14:ligatures w14:val="standardContextual"/>
        </w:rPr>
      </w:pPr>
      <w:r w:rsidRPr="005C1CE5">
        <w:rPr>
          <w:rFonts w:ascii="Times New Roman" w:eastAsiaTheme="minorHAnsi" w:hAnsi="Times New Roman"/>
          <w:kern w:val="2"/>
          <w:sz w:val="24"/>
          <w14:ligatures w14:val="standardContextual"/>
        </w:rPr>
        <w:t>Наименования классов не должны содержать двойных пробелов, а также пробелов в начале и конце строки.</w:t>
      </w:r>
    </w:p>
    <w:p w14:paraId="71756BC3" w14:textId="77777777" w:rsidR="004F038D" w:rsidRPr="005C1CE5" w:rsidRDefault="004F038D" w:rsidP="005C1CE5">
      <w:pPr>
        <w:pStyle w:val="aff4"/>
        <w:numPr>
          <w:ilvl w:val="2"/>
          <w:numId w:val="68"/>
        </w:numPr>
        <w:tabs>
          <w:tab w:val="left" w:pos="1134"/>
        </w:tabs>
        <w:spacing w:before="0" w:beforeAutospacing="0" w:after="0" w:afterAutospacing="0"/>
        <w:ind w:left="0" w:firstLine="284"/>
        <w:jc w:val="both"/>
        <w:rPr>
          <w:rFonts w:ascii="Times New Roman" w:eastAsiaTheme="minorHAnsi" w:hAnsi="Times New Roman"/>
          <w:kern w:val="2"/>
          <w:sz w:val="24"/>
          <w14:ligatures w14:val="standardContextual"/>
        </w:rPr>
      </w:pPr>
      <w:r w:rsidRPr="005C1CE5">
        <w:rPr>
          <w:rFonts w:ascii="Times New Roman" w:eastAsiaTheme="minorHAnsi" w:hAnsi="Times New Roman"/>
          <w:kern w:val="2"/>
          <w:sz w:val="24"/>
          <w14:ligatures w14:val="standardContextual"/>
        </w:rPr>
        <w:t>Если в наименовании класса содержится знак запятой «,», то после знака ставится пробел.</w:t>
      </w:r>
    </w:p>
    <w:p w14:paraId="40B40F33" w14:textId="77777777" w:rsidR="004F038D" w:rsidRPr="005C1CE5" w:rsidRDefault="004F038D" w:rsidP="005C1CE5">
      <w:pPr>
        <w:pStyle w:val="aff4"/>
        <w:numPr>
          <w:ilvl w:val="2"/>
          <w:numId w:val="68"/>
        </w:numPr>
        <w:tabs>
          <w:tab w:val="left" w:pos="1134"/>
        </w:tabs>
        <w:spacing w:before="0" w:beforeAutospacing="0" w:after="0" w:afterAutospacing="0"/>
        <w:ind w:left="0" w:firstLine="284"/>
        <w:jc w:val="both"/>
        <w:rPr>
          <w:rFonts w:ascii="Times New Roman" w:eastAsiaTheme="minorHAnsi" w:hAnsi="Times New Roman"/>
          <w:kern w:val="2"/>
          <w:sz w:val="24"/>
          <w14:ligatures w14:val="standardContextual"/>
        </w:rPr>
      </w:pPr>
      <w:r w:rsidRPr="005C1CE5">
        <w:rPr>
          <w:rFonts w:ascii="Times New Roman" w:eastAsiaTheme="minorHAnsi" w:hAnsi="Times New Roman"/>
          <w:kern w:val="2"/>
          <w:sz w:val="24"/>
          <w14:ligatures w14:val="standardContextual"/>
        </w:rPr>
        <w:t xml:space="preserve">Если в наименовании класса присутствуют составные слова, в написании которых используется дефис «-», то непосредственно до и после дефиса пробел не ставится. Пример: Устройства запорно-регулирующие </w:t>
      </w:r>
    </w:p>
    <w:p w14:paraId="56B7FF01" w14:textId="27E09E7A" w:rsidR="004F038D" w:rsidRPr="005C1CE5" w:rsidRDefault="004F038D" w:rsidP="005C1CE5">
      <w:pPr>
        <w:pStyle w:val="aff4"/>
        <w:numPr>
          <w:ilvl w:val="2"/>
          <w:numId w:val="68"/>
        </w:numPr>
        <w:tabs>
          <w:tab w:val="left" w:pos="1134"/>
        </w:tabs>
        <w:spacing w:before="0" w:beforeAutospacing="0" w:after="0" w:afterAutospacing="0"/>
        <w:ind w:left="0" w:firstLine="284"/>
        <w:jc w:val="both"/>
        <w:rPr>
          <w:rFonts w:ascii="Times New Roman" w:eastAsiaTheme="minorHAnsi" w:hAnsi="Times New Roman"/>
          <w:kern w:val="2"/>
          <w:sz w:val="24"/>
          <w14:ligatures w14:val="standardContextual"/>
        </w:rPr>
      </w:pPr>
      <w:r w:rsidRPr="005C1CE5">
        <w:rPr>
          <w:rFonts w:ascii="Times New Roman" w:eastAsiaTheme="minorHAnsi" w:hAnsi="Times New Roman"/>
          <w:kern w:val="2"/>
          <w:sz w:val="24"/>
          <w14:ligatures w14:val="standardContextual"/>
        </w:rPr>
        <w:t>Длина наименования класса не превышает 1</w:t>
      </w:r>
      <w:r w:rsidR="00A768BB">
        <w:rPr>
          <w:rFonts w:ascii="Times New Roman" w:eastAsiaTheme="minorHAnsi" w:hAnsi="Times New Roman"/>
          <w:kern w:val="2"/>
          <w:sz w:val="24"/>
          <w14:ligatures w14:val="standardContextual"/>
        </w:rPr>
        <w:t>0</w:t>
      </w:r>
      <w:r w:rsidRPr="005C1CE5">
        <w:rPr>
          <w:rFonts w:ascii="Times New Roman" w:eastAsiaTheme="minorHAnsi" w:hAnsi="Times New Roman"/>
          <w:kern w:val="2"/>
          <w:sz w:val="24"/>
          <w14:ligatures w14:val="standardContextual"/>
        </w:rPr>
        <w:t>0 символов.</w:t>
      </w:r>
    </w:p>
    <w:p w14:paraId="6BBE9D48" w14:textId="77777777" w:rsidR="004F038D" w:rsidRPr="003574C7" w:rsidRDefault="004F038D" w:rsidP="004F038D">
      <w:pPr>
        <w:pStyle w:val="10"/>
        <w:numPr>
          <w:ilvl w:val="0"/>
          <w:numId w:val="68"/>
        </w:numPr>
        <w:jc w:val="center"/>
        <w:rPr>
          <w:rFonts w:ascii="Times New Roman" w:hAnsi="Times New Roman" w:cs="Times New Roman"/>
          <w:b/>
          <w:bCs/>
          <w:color w:val="auto"/>
          <w:sz w:val="24"/>
          <w:szCs w:val="24"/>
        </w:rPr>
      </w:pPr>
      <w:bookmarkStart w:id="91" w:name="_Toc210631390"/>
      <w:r w:rsidRPr="003574C7">
        <w:rPr>
          <w:rFonts w:ascii="Times New Roman" w:hAnsi="Times New Roman" w:cs="Times New Roman"/>
          <w:b/>
          <w:bCs/>
          <w:color w:val="auto"/>
          <w:sz w:val="24"/>
          <w:szCs w:val="24"/>
        </w:rPr>
        <w:t xml:space="preserve">Требование к наименованиям </w:t>
      </w:r>
      <w:r>
        <w:rPr>
          <w:rFonts w:ascii="Times New Roman" w:hAnsi="Times New Roman" w:cs="Times New Roman"/>
          <w:b/>
          <w:bCs/>
          <w:color w:val="auto"/>
          <w:sz w:val="24"/>
          <w:szCs w:val="24"/>
        </w:rPr>
        <w:t>Ш</w:t>
      </w:r>
      <w:r w:rsidRPr="003574C7">
        <w:rPr>
          <w:rFonts w:ascii="Times New Roman" w:hAnsi="Times New Roman" w:cs="Times New Roman"/>
          <w:b/>
          <w:bCs/>
          <w:color w:val="auto"/>
          <w:sz w:val="24"/>
          <w:szCs w:val="24"/>
        </w:rPr>
        <w:t>аблонов</w:t>
      </w:r>
      <w:r>
        <w:rPr>
          <w:rFonts w:ascii="Times New Roman" w:hAnsi="Times New Roman" w:cs="Times New Roman"/>
          <w:b/>
          <w:bCs/>
          <w:color w:val="auto"/>
          <w:sz w:val="24"/>
          <w:szCs w:val="24"/>
        </w:rPr>
        <w:t xml:space="preserve"> класса</w:t>
      </w:r>
      <w:bookmarkEnd w:id="91"/>
      <w:r w:rsidRPr="003574C7">
        <w:rPr>
          <w:rFonts w:ascii="Times New Roman" w:hAnsi="Times New Roman" w:cs="Times New Roman"/>
          <w:b/>
          <w:bCs/>
          <w:color w:val="auto"/>
          <w:sz w:val="24"/>
          <w:szCs w:val="24"/>
        </w:rPr>
        <w:t xml:space="preserve"> </w:t>
      </w:r>
    </w:p>
    <w:p w14:paraId="0AA4BDC8" w14:textId="72A01FDF" w:rsidR="004F038D" w:rsidRPr="0059001B" w:rsidRDefault="004F038D" w:rsidP="00602489">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color w:val="000000" w:themeColor="text1"/>
          <w:kern w:val="2"/>
          <w:sz w:val="24"/>
          <w14:ligatures w14:val="standardContextual"/>
        </w:rPr>
      </w:pPr>
      <w:r w:rsidRPr="005C1CE5">
        <w:rPr>
          <w:rFonts w:ascii="Times New Roman" w:eastAsiaTheme="minorHAnsi" w:hAnsi="Times New Roman"/>
          <w:kern w:val="2"/>
          <w:sz w:val="24"/>
          <w14:ligatures w14:val="standardContextual"/>
        </w:rPr>
        <w:t xml:space="preserve">Каждое наименование Шаблона класса должно быть уникальным в рамках </w:t>
      </w:r>
      <w:r w:rsidRPr="0059001B">
        <w:rPr>
          <w:rFonts w:ascii="Times New Roman" w:eastAsiaTheme="minorHAnsi" w:hAnsi="Times New Roman"/>
          <w:color w:val="000000" w:themeColor="text1"/>
          <w:kern w:val="2"/>
          <w:sz w:val="24"/>
          <w14:ligatures w14:val="standardContextual"/>
        </w:rPr>
        <w:t>классификатора. Запрещается использование дублирующих наименований.</w:t>
      </w:r>
    </w:p>
    <w:p w14:paraId="6D116769" w14:textId="77777777" w:rsidR="004F038D" w:rsidRPr="0059001B" w:rsidRDefault="004F038D" w:rsidP="00602489">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color w:val="000000" w:themeColor="text1"/>
          <w:kern w:val="2"/>
          <w14:ligatures w14:val="standardContextual"/>
        </w:rPr>
      </w:pPr>
      <w:r w:rsidRPr="0059001B">
        <w:rPr>
          <w:rFonts w:ascii="Times New Roman" w:eastAsiaTheme="minorHAnsi" w:hAnsi="Times New Roman"/>
          <w:color w:val="000000" w:themeColor="text1"/>
          <w:kern w:val="2"/>
          <w:sz w:val="24"/>
          <w14:ligatures w14:val="standardContextual"/>
        </w:rPr>
        <w:t>Наименование Шаблона класса должно четко идентифицировать класс сущности и не допускать двусмысленного наименования. Пример двусмысленного наименования приведен на Рисунке</w:t>
      </w:r>
      <w:r w:rsidRPr="0059001B">
        <w:rPr>
          <w:rFonts w:ascii="Times New Roman" w:eastAsiaTheme="minorHAnsi" w:hAnsi="Times New Roman"/>
          <w:color w:val="000000" w:themeColor="text1"/>
          <w:kern w:val="2"/>
          <w14:ligatures w14:val="standardContextual"/>
        </w:rPr>
        <w:t xml:space="preserve"> 9.</w:t>
      </w:r>
    </w:p>
    <w:p w14:paraId="0F9161FE" w14:textId="0D28B39E" w:rsidR="0045440A" w:rsidRPr="00B14E19" w:rsidRDefault="0045440A" w:rsidP="0045440A">
      <w:pPr>
        <w:pStyle w:val="aff4"/>
        <w:numPr>
          <w:ilvl w:val="2"/>
          <w:numId w:val="68"/>
        </w:numPr>
        <w:tabs>
          <w:tab w:val="left" w:pos="1134"/>
        </w:tabs>
        <w:spacing w:before="0" w:beforeAutospacing="0" w:after="0" w:afterAutospacing="0"/>
        <w:ind w:left="0" w:firstLine="284"/>
        <w:jc w:val="both"/>
        <w:rPr>
          <w:ins w:id="92" w:author="Пользователь" w:date="2025-10-27T10:45:00Z" w16du:dateUtc="2025-10-27T07:45:00Z"/>
          <w:rFonts w:ascii="Times New Roman" w:eastAsiaTheme="minorHAnsi" w:hAnsi="Times New Roman"/>
          <w:kern w:val="2"/>
          <w:sz w:val="24"/>
          <w14:ligatures w14:val="standardContextual"/>
        </w:rPr>
      </w:pPr>
      <w:ins w:id="93" w:author="Пользователь" w:date="2025-10-27T10:45:00Z" w16du:dateUtc="2025-10-27T07:45:00Z">
        <w:r w:rsidRPr="0059001B">
          <w:rPr>
            <w:rFonts w:ascii="Times New Roman" w:eastAsiaTheme="minorHAnsi" w:hAnsi="Times New Roman"/>
            <w:color w:val="000000" w:themeColor="text1"/>
            <w:kern w:val="2"/>
            <w:sz w:val="24"/>
            <w14:ligatures w14:val="standardContextual"/>
          </w:rPr>
          <w:t xml:space="preserve">Наименования </w:t>
        </w:r>
        <w:r w:rsidRPr="00B14E19">
          <w:rPr>
            <w:rFonts w:ascii="Times New Roman" w:eastAsiaTheme="minorHAnsi" w:hAnsi="Times New Roman"/>
            <w:kern w:val="2"/>
            <w:sz w:val="24"/>
            <w14:ligatures w14:val="standardContextual"/>
          </w:rPr>
          <w:t>Шаблонов класса формируются исключительно существительными в множественном числе</w:t>
        </w:r>
      </w:ins>
      <w:ins w:id="94" w:author="Пользователь" w:date="2025-10-27T10:52:00Z" w16du:dateUtc="2025-10-27T07:52:00Z">
        <w:r w:rsidR="00FC529B">
          <w:rPr>
            <w:rFonts w:ascii="Times New Roman" w:eastAsiaTheme="minorHAnsi" w:hAnsi="Times New Roman"/>
            <w:kern w:val="2"/>
            <w:sz w:val="24"/>
            <w14:ligatures w14:val="standardContextual"/>
          </w:rPr>
          <w:t xml:space="preserve"> и д</w:t>
        </w:r>
      </w:ins>
      <w:ins w:id="95" w:author="Пользователь" w:date="2025-10-27T10:45:00Z" w16du:dateUtc="2025-10-27T07:45:00Z">
        <w:r w:rsidRPr="00B14E19">
          <w:rPr>
            <w:rFonts w:ascii="Times New Roman" w:eastAsiaTheme="minorHAnsi" w:hAnsi="Times New Roman"/>
            <w:kern w:val="2"/>
            <w:sz w:val="24"/>
            <w14:ligatures w14:val="standardContextual"/>
          </w:rPr>
          <w:t>олжно быть самодостаточным для своей идентификации</w:t>
        </w:r>
      </w:ins>
      <w:ins w:id="96" w:author="Пользователь" w:date="2025-10-27T11:06:00Z" w16du:dateUtc="2025-10-27T08:06:00Z">
        <w:r w:rsidR="00DD6469">
          <w:rPr>
            <w:rFonts w:ascii="Times New Roman" w:eastAsiaTheme="minorHAnsi" w:hAnsi="Times New Roman"/>
            <w:kern w:val="2"/>
            <w:sz w:val="24"/>
            <w14:ligatures w14:val="standardContextual"/>
          </w:rPr>
          <w:t xml:space="preserve">. Так же </w:t>
        </w:r>
      </w:ins>
      <w:ins w:id="97" w:author="Пользователь" w:date="2025-10-27T10:49:00Z" w16du:dateUtc="2025-10-27T07:49:00Z">
        <w:r w:rsidR="00E31B1C">
          <w:rPr>
            <w:rFonts w:ascii="Times New Roman" w:eastAsiaTheme="minorHAnsi" w:hAnsi="Times New Roman"/>
            <w:kern w:val="2"/>
            <w:sz w:val="24"/>
            <w14:ligatures w14:val="standardContextual"/>
          </w:rPr>
          <w:t xml:space="preserve"> </w:t>
        </w:r>
      </w:ins>
      <w:ins w:id="98" w:author="Пользователь" w:date="2025-10-27T11:06:00Z" w16du:dateUtc="2025-10-27T08:06:00Z">
        <w:r w:rsidR="00DD6469">
          <w:rPr>
            <w:rFonts w:ascii="Times New Roman" w:eastAsiaTheme="minorHAnsi" w:hAnsi="Times New Roman"/>
            <w:kern w:val="2"/>
            <w:sz w:val="24"/>
            <w14:ligatures w14:val="standardContextual"/>
          </w:rPr>
          <w:t>м</w:t>
        </w:r>
      </w:ins>
      <w:ins w:id="99" w:author="Пользователь" w:date="2025-10-27T11:05:00Z" w16du:dateUtc="2025-10-27T08:05:00Z">
        <w:r w:rsidR="00DD6469">
          <w:rPr>
            <w:rFonts w:ascii="Times New Roman" w:eastAsiaTheme="minorHAnsi" w:hAnsi="Times New Roman"/>
            <w:kern w:val="2"/>
            <w:sz w:val="24"/>
            <w14:ligatures w14:val="standardContextual"/>
          </w:rPr>
          <w:t>ожет</w:t>
        </w:r>
      </w:ins>
      <w:ins w:id="100" w:author="Пользователь" w:date="2025-10-27T11:06:00Z" w16du:dateUtc="2025-10-27T08:06:00Z">
        <w:r w:rsidR="00DD6469">
          <w:rPr>
            <w:rFonts w:ascii="Times New Roman" w:eastAsiaTheme="minorHAnsi" w:hAnsi="Times New Roman"/>
            <w:kern w:val="2"/>
            <w:sz w:val="24"/>
            <w14:ligatures w14:val="standardContextual"/>
          </w:rPr>
          <w:t xml:space="preserve"> </w:t>
        </w:r>
      </w:ins>
      <w:ins w:id="101" w:author="Пользователь" w:date="2025-10-27T10:45:00Z" w16du:dateUtc="2025-10-27T07:45:00Z">
        <w:r>
          <w:rPr>
            <w:rFonts w:ascii="Times New Roman" w:eastAsiaTheme="minorHAnsi" w:hAnsi="Times New Roman"/>
            <w:kern w:val="2"/>
            <w:sz w:val="24"/>
            <w14:ligatures w14:val="standardContextual"/>
          </w:rPr>
          <w:t>состоять из двух и более слов если это обосновано потребностями бизнеса на такие наименования распространяются требования пунктов 7.1.1., 7.1.4., 7.1.5., 7.1.6., 7.1.9., 7.1.12., 7.1.13., 7.1.16.</w:t>
        </w:r>
      </w:ins>
      <w:ins w:id="102" w:author="Пользователь" w:date="2025-10-27T11:06:00Z" w16du:dateUtc="2025-10-27T08:06:00Z">
        <w:r w:rsidR="009759E4">
          <w:rPr>
            <w:rFonts w:ascii="Times New Roman" w:eastAsiaTheme="minorHAnsi" w:hAnsi="Times New Roman"/>
            <w:kern w:val="2"/>
            <w:sz w:val="24"/>
            <w14:ligatures w14:val="standardContextual"/>
          </w:rPr>
          <w:t>,</w:t>
        </w:r>
      </w:ins>
      <w:ins w:id="103" w:author="Пользователь" w:date="2025-10-27T10:45:00Z" w16du:dateUtc="2025-10-27T07:45:00Z">
        <w:r>
          <w:rPr>
            <w:rFonts w:ascii="Times New Roman" w:eastAsiaTheme="minorHAnsi" w:hAnsi="Times New Roman"/>
            <w:kern w:val="2"/>
            <w:sz w:val="24"/>
            <w14:ligatures w14:val="standardContextual"/>
          </w:rPr>
          <w:t xml:space="preserve"> 7.1.17.</w:t>
        </w:r>
      </w:ins>
    </w:p>
    <w:p w14:paraId="57690DB6" w14:textId="77777777" w:rsidR="0045440A" w:rsidRDefault="0045440A" w:rsidP="0045440A">
      <w:pPr>
        <w:pStyle w:val="aff4"/>
        <w:tabs>
          <w:tab w:val="left" w:pos="1134"/>
        </w:tabs>
        <w:spacing w:before="0" w:beforeAutospacing="0" w:after="0" w:afterAutospacing="0"/>
        <w:ind w:left="284"/>
        <w:jc w:val="both"/>
        <w:rPr>
          <w:ins w:id="104" w:author="Пользователь" w:date="2025-10-27T10:45:00Z" w16du:dateUtc="2025-10-27T07:45:00Z"/>
          <w:rFonts w:ascii="Times New Roman" w:eastAsiaTheme="minorHAnsi" w:hAnsi="Times New Roman"/>
          <w:kern w:val="2"/>
          <w:sz w:val="24"/>
          <w14:ligatures w14:val="standardContextual"/>
        </w:rPr>
      </w:pPr>
    </w:p>
    <w:p w14:paraId="743FE10C" w14:textId="77777777" w:rsidR="0045440A" w:rsidRPr="00B14E19" w:rsidRDefault="0045440A" w:rsidP="0045440A">
      <w:pPr>
        <w:pStyle w:val="aff4"/>
        <w:tabs>
          <w:tab w:val="left" w:pos="1134"/>
        </w:tabs>
        <w:spacing w:before="0" w:beforeAutospacing="0" w:after="0" w:afterAutospacing="0"/>
        <w:ind w:left="284"/>
        <w:jc w:val="both"/>
        <w:rPr>
          <w:ins w:id="105" w:author="Пользователь" w:date="2025-10-27T10:45:00Z" w16du:dateUtc="2025-10-27T07:45:00Z"/>
          <w:rFonts w:ascii="Times New Roman" w:eastAsiaTheme="minorHAnsi" w:hAnsi="Times New Roman"/>
          <w:kern w:val="2"/>
          <w:sz w:val="24"/>
          <w14:ligatures w14:val="standardContextual"/>
        </w:rPr>
      </w:pPr>
      <w:ins w:id="106" w:author="Пользователь" w:date="2025-10-27T10:45:00Z" w16du:dateUtc="2025-10-27T07:45:00Z">
        <w:r w:rsidRPr="00B14E19">
          <w:rPr>
            <w:rFonts w:ascii="Times New Roman" w:eastAsiaTheme="minorHAnsi" w:hAnsi="Times New Roman"/>
            <w:kern w:val="2"/>
            <w:sz w:val="24"/>
            <w14:ligatures w14:val="standardContextual"/>
          </w:rPr>
          <w:t>Например:</w:t>
        </w:r>
      </w:ins>
    </w:p>
    <w:p w14:paraId="51A972B5" w14:textId="77777777" w:rsidR="0045440A" w:rsidRPr="00B14E19" w:rsidRDefault="0045440A" w:rsidP="0045440A">
      <w:pPr>
        <w:pStyle w:val="aff4"/>
        <w:numPr>
          <w:ilvl w:val="2"/>
          <w:numId w:val="108"/>
        </w:numPr>
        <w:tabs>
          <w:tab w:val="left" w:pos="851"/>
        </w:tabs>
        <w:spacing w:before="0" w:beforeAutospacing="0" w:after="0" w:afterAutospacing="0"/>
        <w:ind w:left="0" w:firstLine="284"/>
        <w:jc w:val="both"/>
        <w:rPr>
          <w:ins w:id="107" w:author="Пользователь" w:date="2025-10-27T10:45:00Z" w16du:dateUtc="2025-10-27T07:45:00Z"/>
          <w:rFonts w:ascii="Times New Roman" w:eastAsiaTheme="minorHAnsi" w:hAnsi="Times New Roman"/>
          <w:kern w:val="2"/>
          <w:sz w:val="24"/>
          <w14:ligatures w14:val="standardContextual"/>
        </w:rPr>
      </w:pPr>
      <w:ins w:id="108" w:author="Пользователь" w:date="2025-10-27T10:45:00Z" w16du:dateUtc="2025-10-27T07:45:00Z">
        <w:r w:rsidRPr="00B14E19">
          <w:rPr>
            <w:rFonts w:ascii="Times New Roman" w:eastAsiaTheme="minorHAnsi" w:hAnsi="Times New Roman"/>
            <w:kern w:val="2"/>
            <w:sz w:val="24"/>
            <w14:ligatures w14:val="standardContextual"/>
          </w:rPr>
          <w:t>Ботинки;</w:t>
        </w:r>
      </w:ins>
    </w:p>
    <w:p w14:paraId="6CA27294" w14:textId="77777777" w:rsidR="0045440A" w:rsidRPr="00B14E19" w:rsidRDefault="0045440A" w:rsidP="0045440A">
      <w:pPr>
        <w:pStyle w:val="aff4"/>
        <w:numPr>
          <w:ilvl w:val="2"/>
          <w:numId w:val="108"/>
        </w:numPr>
        <w:tabs>
          <w:tab w:val="left" w:pos="851"/>
        </w:tabs>
        <w:spacing w:before="0" w:beforeAutospacing="0" w:after="0" w:afterAutospacing="0"/>
        <w:ind w:left="0" w:firstLine="284"/>
        <w:jc w:val="both"/>
        <w:rPr>
          <w:ins w:id="109" w:author="Пользователь" w:date="2025-10-27T10:45:00Z" w16du:dateUtc="2025-10-27T07:45:00Z"/>
          <w:rFonts w:ascii="Times New Roman" w:eastAsiaTheme="minorHAnsi" w:hAnsi="Times New Roman"/>
          <w:kern w:val="2"/>
          <w:sz w:val="24"/>
          <w14:ligatures w14:val="standardContextual"/>
        </w:rPr>
      </w:pPr>
      <w:ins w:id="110" w:author="Пользователь" w:date="2025-10-27T10:45:00Z" w16du:dateUtc="2025-10-27T07:45:00Z">
        <w:r w:rsidRPr="00B14E19">
          <w:rPr>
            <w:rFonts w:ascii="Times New Roman" w:eastAsiaTheme="minorHAnsi" w:hAnsi="Times New Roman"/>
            <w:kern w:val="2"/>
            <w:sz w:val="24"/>
            <w14:ligatures w14:val="standardContextual"/>
          </w:rPr>
          <w:t>Сапоги;</w:t>
        </w:r>
      </w:ins>
    </w:p>
    <w:p w14:paraId="2F127607" w14:textId="451FA62C" w:rsidR="0045440A" w:rsidRPr="00B14E19" w:rsidRDefault="0045440A" w:rsidP="0045440A">
      <w:pPr>
        <w:pStyle w:val="aff4"/>
        <w:numPr>
          <w:ilvl w:val="2"/>
          <w:numId w:val="108"/>
        </w:numPr>
        <w:tabs>
          <w:tab w:val="left" w:pos="851"/>
        </w:tabs>
        <w:spacing w:before="0" w:beforeAutospacing="0" w:after="0" w:afterAutospacing="0"/>
        <w:ind w:left="0" w:firstLine="284"/>
        <w:jc w:val="both"/>
        <w:rPr>
          <w:ins w:id="111" w:author="Пользователь" w:date="2025-10-27T10:45:00Z" w16du:dateUtc="2025-10-27T07:45:00Z"/>
          <w:rFonts w:ascii="Times New Roman" w:eastAsiaTheme="minorHAnsi" w:hAnsi="Times New Roman"/>
          <w:kern w:val="2"/>
          <w:sz w:val="24"/>
          <w14:ligatures w14:val="standardContextual"/>
        </w:rPr>
      </w:pPr>
      <w:ins w:id="112" w:author="Пользователь" w:date="2025-10-27T10:45:00Z" w16du:dateUtc="2025-10-27T07:45:00Z">
        <w:r>
          <w:rPr>
            <w:rFonts w:ascii="Times New Roman" w:eastAsiaTheme="minorHAnsi" w:hAnsi="Times New Roman"/>
            <w:kern w:val="2"/>
            <w:sz w:val="24"/>
            <w14:ligatures w14:val="standardContextual"/>
          </w:rPr>
          <w:t>Ввод кабельны</w:t>
        </w:r>
      </w:ins>
      <w:ins w:id="113" w:author="Пользователь" w:date="2025-10-27T10:46:00Z" w16du:dateUtc="2025-10-27T07:46:00Z">
        <w:r>
          <w:rPr>
            <w:rFonts w:ascii="Times New Roman" w:eastAsiaTheme="minorHAnsi" w:hAnsi="Times New Roman"/>
            <w:kern w:val="2"/>
            <w:sz w:val="24"/>
            <w14:ligatures w14:val="standardContextual"/>
          </w:rPr>
          <w:t>й (сальник)</w:t>
        </w:r>
      </w:ins>
      <w:ins w:id="114" w:author="Пользователь" w:date="2025-10-27T10:48:00Z" w16du:dateUtc="2025-10-27T07:48:00Z">
        <w:r w:rsidR="00967BCB">
          <w:rPr>
            <w:rFonts w:ascii="Times New Roman" w:eastAsiaTheme="minorHAnsi" w:hAnsi="Times New Roman"/>
            <w:kern w:val="2"/>
            <w:sz w:val="24"/>
            <w14:ligatures w14:val="standardContextual"/>
          </w:rPr>
          <w:t>;</w:t>
        </w:r>
      </w:ins>
    </w:p>
    <w:p w14:paraId="7246B17F" w14:textId="2D7EE12C" w:rsidR="0045440A" w:rsidRPr="00B14E19" w:rsidRDefault="00967BCB" w:rsidP="0045440A">
      <w:pPr>
        <w:pStyle w:val="aff4"/>
        <w:numPr>
          <w:ilvl w:val="2"/>
          <w:numId w:val="108"/>
        </w:numPr>
        <w:tabs>
          <w:tab w:val="left" w:pos="851"/>
        </w:tabs>
        <w:spacing w:before="0" w:beforeAutospacing="0" w:after="0" w:afterAutospacing="0"/>
        <w:ind w:left="0" w:firstLine="284"/>
        <w:jc w:val="both"/>
        <w:rPr>
          <w:ins w:id="115" w:author="Пользователь" w:date="2025-10-27T10:45:00Z" w16du:dateUtc="2025-10-27T07:45:00Z"/>
          <w:rFonts w:ascii="Times New Roman" w:eastAsiaTheme="minorHAnsi" w:hAnsi="Times New Roman"/>
          <w:kern w:val="2"/>
          <w:sz w:val="24"/>
          <w14:ligatures w14:val="standardContextual"/>
        </w:rPr>
      </w:pPr>
      <w:ins w:id="116" w:author="Пользователь" w:date="2025-10-27T10:48:00Z" w16du:dateUtc="2025-10-27T07:48:00Z">
        <w:r>
          <w:rPr>
            <w:rFonts w:ascii="Times New Roman" w:eastAsiaTheme="minorHAnsi" w:hAnsi="Times New Roman"/>
            <w:kern w:val="2"/>
            <w:sz w:val="24"/>
            <w14:ligatures w14:val="standardContextual"/>
          </w:rPr>
          <w:t>Канал кабельный.</w:t>
        </w:r>
      </w:ins>
    </w:p>
    <w:p w14:paraId="467B6725" w14:textId="77777777" w:rsidR="0045440A" w:rsidRPr="0045440A" w:rsidRDefault="0045440A" w:rsidP="0045440A">
      <w:pPr>
        <w:pStyle w:val="aff4"/>
        <w:tabs>
          <w:tab w:val="left" w:pos="1134"/>
        </w:tabs>
        <w:spacing w:before="0" w:beforeAutospacing="0" w:after="0" w:afterAutospacing="0"/>
        <w:ind w:left="284"/>
        <w:jc w:val="both"/>
        <w:rPr>
          <w:ins w:id="117" w:author="Пользователь" w:date="2025-10-27T10:45:00Z" w16du:dateUtc="2025-10-27T07:45:00Z"/>
          <w:rFonts w:ascii="Times New Roman" w:eastAsiaTheme="minorHAnsi" w:hAnsi="Times New Roman"/>
          <w:kern w:val="2"/>
          <w:sz w:val="24"/>
          <w14:ligatures w14:val="standardContextual"/>
          <w:rPrChange w:id="118" w:author="Пользователь" w:date="2025-10-27T10:45:00Z" w16du:dateUtc="2025-10-27T07:45:00Z">
            <w:rPr>
              <w:ins w:id="119" w:author="Пользователь" w:date="2025-10-27T10:45:00Z" w16du:dateUtc="2025-10-27T07:45:00Z"/>
              <w:rFonts w:ascii="Times New Roman" w:eastAsiaTheme="minorHAnsi" w:hAnsi="Times New Roman"/>
              <w:color w:val="000000" w:themeColor="text1"/>
              <w:kern w:val="2"/>
              <w:sz w:val="24"/>
              <w14:ligatures w14:val="standardContextual"/>
            </w:rPr>
          </w:rPrChange>
        </w:rPr>
        <w:pPrChange w:id="120" w:author="Пользователь" w:date="2025-10-27T10:45:00Z" w16du:dateUtc="2025-10-27T07:45:00Z">
          <w:pPr>
            <w:pStyle w:val="aff4"/>
            <w:numPr>
              <w:ilvl w:val="2"/>
              <w:numId w:val="68"/>
            </w:numPr>
            <w:tabs>
              <w:tab w:val="left" w:pos="1134"/>
            </w:tabs>
            <w:spacing w:before="0" w:beforeAutospacing="0" w:after="0" w:afterAutospacing="0"/>
            <w:ind w:firstLine="284"/>
            <w:jc w:val="both"/>
          </w:pPr>
        </w:pPrChange>
      </w:pPr>
    </w:p>
    <w:p w14:paraId="4FB92B78" w14:textId="2F0F9B27" w:rsidR="004F038D" w:rsidRPr="00B14E19" w:rsidDel="0045440A" w:rsidRDefault="004F038D" w:rsidP="00B14E19">
      <w:pPr>
        <w:pStyle w:val="aff4"/>
        <w:numPr>
          <w:ilvl w:val="2"/>
          <w:numId w:val="68"/>
        </w:numPr>
        <w:tabs>
          <w:tab w:val="left" w:pos="1134"/>
        </w:tabs>
        <w:spacing w:before="0" w:beforeAutospacing="0" w:after="0" w:afterAutospacing="0"/>
        <w:ind w:left="0" w:firstLine="284"/>
        <w:jc w:val="both"/>
        <w:rPr>
          <w:del w:id="121" w:author="Пользователь" w:date="2025-10-27T10:45:00Z" w16du:dateUtc="2025-10-27T07:45:00Z"/>
          <w:rFonts w:ascii="Times New Roman" w:eastAsiaTheme="minorHAnsi" w:hAnsi="Times New Roman"/>
          <w:kern w:val="2"/>
          <w:sz w:val="24"/>
          <w14:ligatures w14:val="standardContextual"/>
        </w:rPr>
      </w:pPr>
      <w:del w:id="122" w:author="Пользователь" w:date="2025-10-27T10:45:00Z" w16du:dateUtc="2025-10-27T07:45:00Z">
        <w:r w:rsidRPr="0059001B" w:rsidDel="0045440A">
          <w:rPr>
            <w:rFonts w:ascii="Times New Roman" w:eastAsiaTheme="minorHAnsi" w:hAnsi="Times New Roman"/>
            <w:color w:val="000000" w:themeColor="text1"/>
            <w:kern w:val="2"/>
            <w:sz w:val="24"/>
            <w14:ligatures w14:val="standardContextual"/>
          </w:rPr>
          <w:delText xml:space="preserve">Наименования </w:delText>
        </w:r>
        <w:r w:rsidRPr="00B14E19" w:rsidDel="0045440A">
          <w:rPr>
            <w:rFonts w:ascii="Times New Roman" w:eastAsiaTheme="minorHAnsi" w:hAnsi="Times New Roman"/>
            <w:kern w:val="2"/>
            <w:sz w:val="24"/>
            <w14:ligatures w14:val="standardContextual"/>
          </w:rPr>
          <w:delText>Шаблонов класса формируются исключительно существительными в множественном числе. Должно быть самодостаточным и не зависеть от родительских категорий в иерархии классификатора для своей идентификации.</w:delText>
        </w:r>
      </w:del>
    </w:p>
    <w:p w14:paraId="196EE464" w14:textId="04BFFF10" w:rsidR="004D66C1" w:rsidDel="0045440A" w:rsidRDefault="004D66C1" w:rsidP="00B14E19">
      <w:pPr>
        <w:pStyle w:val="aff4"/>
        <w:tabs>
          <w:tab w:val="left" w:pos="1134"/>
        </w:tabs>
        <w:spacing w:before="0" w:beforeAutospacing="0" w:after="0" w:afterAutospacing="0"/>
        <w:ind w:left="284"/>
        <w:jc w:val="both"/>
        <w:rPr>
          <w:del w:id="123" w:author="Пользователь" w:date="2025-10-27T10:45:00Z" w16du:dateUtc="2025-10-27T07:45:00Z"/>
          <w:rFonts w:ascii="Times New Roman" w:eastAsiaTheme="minorHAnsi" w:hAnsi="Times New Roman"/>
          <w:kern w:val="2"/>
          <w:sz w:val="24"/>
          <w14:ligatures w14:val="standardContextual"/>
        </w:rPr>
      </w:pPr>
    </w:p>
    <w:p w14:paraId="0DC56C0B" w14:textId="68AB1049" w:rsidR="004F038D" w:rsidRPr="00B14E19" w:rsidDel="0045440A" w:rsidRDefault="004F038D" w:rsidP="00B14E19">
      <w:pPr>
        <w:pStyle w:val="aff4"/>
        <w:tabs>
          <w:tab w:val="left" w:pos="1134"/>
        </w:tabs>
        <w:spacing w:before="0" w:beforeAutospacing="0" w:after="0" w:afterAutospacing="0"/>
        <w:ind w:left="284"/>
        <w:jc w:val="both"/>
        <w:rPr>
          <w:del w:id="124" w:author="Пользователь" w:date="2025-10-27T10:45:00Z" w16du:dateUtc="2025-10-27T07:45:00Z"/>
          <w:rFonts w:ascii="Times New Roman" w:eastAsiaTheme="minorHAnsi" w:hAnsi="Times New Roman"/>
          <w:kern w:val="2"/>
          <w:sz w:val="24"/>
          <w14:ligatures w14:val="standardContextual"/>
        </w:rPr>
      </w:pPr>
      <w:del w:id="125" w:author="Пользователь" w:date="2025-10-27T10:45:00Z" w16du:dateUtc="2025-10-27T07:45:00Z">
        <w:r w:rsidRPr="00B14E19" w:rsidDel="0045440A">
          <w:rPr>
            <w:rFonts w:ascii="Times New Roman" w:eastAsiaTheme="minorHAnsi" w:hAnsi="Times New Roman"/>
            <w:kern w:val="2"/>
            <w:sz w:val="24"/>
            <w14:ligatures w14:val="standardContextual"/>
          </w:rPr>
          <w:delText>Например:</w:delText>
        </w:r>
      </w:del>
    </w:p>
    <w:p w14:paraId="69CEA67A" w14:textId="66670FBC" w:rsidR="004F038D" w:rsidRPr="00B14E19" w:rsidDel="0045440A" w:rsidRDefault="004F038D" w:rsidP="004D66C1">
      <w:pPr>
        <w:pStyle w:val="aff4"/>
        <w:numPr>
          <w:ilvl w:val="2"/>
          <w:numId w:val="108"/>
        </w:numPr>
        <w:tabs>
          <w:tab w:val="left" w:pos="851"/>
        </w:tabs>
        <w:spacing w:before="0" w:beforeAutospacing="0" w:after="0" w:afterAutospacing="0"/>
        <w:ind w:left="0" w:firstLine="284"/>
        <w:jc w:val="both"/>
        <w:rPr>
          <w:del w:id="126" w:author="Пользователь" w:date="2025-10-27T10:45:00Z" w16du:dateUtc="2025-10-27T07:45:00Z"/>
          <w:rFonts w:ascii="Times New Roman" w:eastAsiaTheme="minorHAnsi" w:hAnsi="Times New Roman"/>
          <w:kern w:val="2"/>
          <w:sz w:val="24"/>
          <w14:ligatures w14:val="standardContextual"/>
        </w:rPr>
      </w:pPr>
      <w:del w:id="127" w:author="Пользователь" w:date="2025-10-27T10:45:00Z" w16du:dateUtc="2025-10-27T07:45:00Z">
        <w:r w:rsidRPr="00B14E19" w:rsidDel="0045440A">
          <w:rPr>
            <w:rFonts w:ascii="Times New Roman" w:eastAsiaTheme="minorHAnsi" w:hAnsi="Times New Roman"/>
            <w:kern w:val="2"/>
            <w:sz w:val="24"/>
            <w14:ligatures w14:val="standardContextual"/>
          </w:rPr>
          <w:delText>Ботинки;</w:delText>
        </w:r>
      </w:del>
    </w:p>
    <w:p w14:paraId="37D59746" w14:textId="41533D6D" w:rsidR="004F038D" w:rsidRPr="00B14E19" w:rsidDel="0045440A" w:rsidRDefault="004F038D" w:rsidP="004D66C1">
      <w:pPr>
        <w:pStyle w:val="aff4"/>
        <w:numPr>
          <w:ilvl w:val="2"/>
          <w:numId w:val="108"/>
        </w:numPr>
        <w:tabs>
          <w:tab w:val="left" w:pos="851"/>
        </w:tabs>
        <w:spacing w:before="0" w:beforeAutospacing="0" w:after="0" w:afterAutospacing="0"/>
        <w:ind w:left="0" w:firstLine="284"/>
        <w:jc w:val="both"/>
        <w:rPr>
          <w:del w:id="128" w:author="Пользователь" w:date="2025-10-27T10:45:00Z" w16du:dateUtc="2025-10-27T07:45:00Z"/>
          <w:rFonts w:ascii="Times New Roman" w:eastAsiaTheme="minorHAnsi" w:hAnsi="Times New Roman"/>
          <w:kern w:val="2"/>
          <w:sz w:val="24"/>
          <w14:ligatures w14:val="standardContextual"/>
        </w:rPr>
      </w:pPr>
      <w:del w:id="129" w:author="Пользователь" w:date="2025-10-27T10:45:00Z" w16du:dateUtc="2025-10-27T07:45:00Z">
        <w:r w:rsidRPr="00B14E19" w:rsidDel="0045440A">
          <w:rPr>
            <w:rFonts w:ascii="Times New Roman" w:eastAsiaTheme="minorHAnsi" w:hAnsi="Times New Roman"/>
            <w:kern w:val="2"/>
            <w:sz w:val="24"/>
            <w14:ligatures w14:val="standardContextual"/>
          </w:rPr>
          <w:delText>Сапоги;</w:delText>
        </w:r>
      </w:del>
    </w:p>
    <w:p w14:paraId="18192310" w14:textId="09E7BFF1" w:rsidR="004F038D" w:rsidRPr="00B14E19" w:rsidDel="0045440A" w:rsidRDefault="004F038D" w:rsidP="004D66C1">
      <w:pPr>
        <w:pStyle w:val="aff4"/>
        <w:numPr>
          <w:ilvl w:val="2"/>
          <w:numId w:val="108"/>
        </w:numPr>
        <w:tabs>
          <w:tab w:val="left" w:pos="851"/>
        </w:tabs>
        <w:spacing w:before="0" w:beforeAutospacing="0" w:after="0" w:afterAutospacing="0"/>
        <w:ind w:left="0" w:firstLine="284"/>
        <w:jc w:val="both"/>
        <w:rPr>
          <w:del w:id="130" w:author="Пользователь" w:date="2025-10-27T10:45:00Z" w16du:dateUtc="2025-10-27T07:45:00Z"/>
          <w:rFonts w:ascii="Times New Roman" w:eastAsiaTheme="minorHAnsi" w:hAnsi="Times New Roman"/>
          <w:kern w:val="2"/>
          <w:sz w:val="24"/>
          <w14:ligatures w14:val="standardContextual"/>
        </w:rPr>
      </w:pPr>
      <w:del w:id="131" w:author="Пользователь" w:date="2025-10-27T10:45:00Z" w16du:dateUtc="2025-10-27T07:45:00Z">
        <w:r w:rsidRPr="00B14E19" w:rsidDel="0045440A">
          <w:rPr>
            <w:rFonts w:ascii="Times New Roman" w:eastAsiaTheme="minorHAnsi" w:hAnsi="Times New Roman"/>
            <w:kern w:val="2"/>
            <w:sz w:val="24"/>
            <w14:ligatures w14:val="standardContextual"/>
          </w:rPr>
          <w:delText>Галоши;</w:delText>
        </w:r>
      </w:del>
    </w:p>
    <w:p w14:paraId="1762CCFF" w14:textId="1C519080" w:rsidR="004F038D" w:rsidRPr="00B14E19" w:rsidDel="0045440A" w:rsidRDefault="004F038D" w:rsidP="004D66C1">
      <w:pPr>
        <w:pStyle w:val="aff4"/>
        <w:numPr>
          <w:ilvl w:val="2"/>
          <w:numId w:val="108"/>
        </w:numPr>
        <w:tabs>
          <w:tab w:val="left" w:pos="851"/>
        </w:tabs>
        <w:spacing w:before="0" w:beforeAutospacing="0" w:after="0" w:afterAutospacing="0"/>
        <w:ind w:left="0" w:firstLine="284"/>
        <w:jc w:val="both"/>
        <w:rPr>
          <w:del w:id="132" w:author="Пользователь" w:date="2025-10-27T10:45:00Z" w16du:dateUtc="2025-10-27T07:45:00Z"/>
          <w:rFonts w:ascii="Times New Roman" w:eastAsiaTheme="minorHAnsi" w:hAnsi="Times New Roman"/>
          <w:kern w:val="2"/>
          <w:sz w:val="24"/>
          <w14:ligatures w14:val="standardContextual"/>
        </w:rPr>
      </w:pPr>
      <w:del w:id="133" w:author="Пользователь" w:date="2025-10-27T10:45:00Z" w16du:dateUtc="2025-10-27T07:45:00Z">
        <w:r w:rsidRPr="00B14E19" w:rsidDel="0045440A">
          <w:rPr>
            <w:rFonts w:ascii="Times New Roman" w:eastAsiaTheme="minorHAnsi" w:hAnsi="Times New Roman"/>
            <w:kern w:val="2"/>
            <w:sz w:val="24"/>
            <w14:ligatures w14:val="standardContextual"/>
          </w:rPr>
          <w:delText>Валенки.</w:delText>
        </w:r>
      </w:del>
    </w:p>
    <w:p w14:paraId="445EFE3F" w14:textId="77777777" w:rsidR="004F038D" w:rsidRPr="004B4F95" w:rsidRDefault="004F038D" w:rsidP="00B14E19">
      <w:pPr>
        <w:pStyle w:val="aff4"/>
        <w:numPr>
          <w:ilvl w:val="2"/>
          <w:numId w:val="68"/>
        </w:numPr>
        <w:tabs>
          <w:tab w:val="left" w:pos="1134"/>
        </w:tabs>
        <w:spacing w:before="0" w:beforeAutospacing="0" w:after="0" w:afterAutospacing="0"/>
        <w:ind w:left="0" w:firstLine="284"/>
        <w:jc w:val="both"/>
        <w:rPr>
          <w:rFonts w:ascii="Times New Roman" w:eastAsiaTheme="minorHAnsi" w:hAnsi="Times New Roman"/>
          <w:color w:val="000000" w:themeColor="text1"/>
          <w:kern w:val="2"/>
          <w:sz w:val="24"/>
          <w14:ligatures w14:val="standardContextual"/>
        </w:rPr>
      </w:pPr>
      <w:r w:rsidRPr="00B14E19">
        <w:rPr>
          <w:rFonts w:ascii="Times New Roman" w:eastAsiaTheme="minorHAnsi" w:hAnsi="Times New Roman"/>
          <w:kern w:val="2"/>
          <w:sz w:val="24"/>
          <w14:ligatures w14:val="standardContextual"/>
        </w:rPr>
        <w:t xml:space="preserve">Запрещено использование обобщающих наименований без конкретизации </w:t>
      </w:r>
      <w:r w:rsidRPr="004B4F95">
        <w:rPr>
          <w:rFonts w:ascii="Times New Roman" w:eastAsiaTheme="minorHAnsi" w:hAnsi="Times New Roman"/>
          <w:color w:val="000000" w:themeColor="text1"/>
          <w:kern w:val="2"/>
          <w:sz w:val="24"/>
          <w14:ligatures w14:val="standardContextual"/>
        </w:rPr>
        <w:t>(например, "Одежда", "Обувь", "СИЗ"). Эти категории относятся к иерархическим уровням Классификатора, а не к Шаблонам класса.</w:t>
      </w:r>
    </w:p>
    <w:p w14:paraId="0B4C85CA" w14:textId="025DCD95" w:rsidR="004F038D" w:rsidRPr="004B4F95" w:rsidRDefault="004F038D" w:rsidP="00B14E19">
      <w:pPr>
        <w:pStyle w:val="aff4"/>
        <w:numPr>
          <w:ilvl w:val="2"/>
          <w:numId w:val="68"/>
        </w:numPr>
        <w:tabs>
          <w:tab w:val="left" w:pos="1134"/>
        </w:tabs>
        <w:spacing w:before="0" w:beforeAutospacing="0" w:after="0" w:afterAutospacing="0"/>
        <w:ind w:left="0" w:firstLine="284"/>
        <w:jc w:val="both"/>
        <w:rPr>
          <w:rFonts w:ascii="Times New Roman" w:eastAsiaTheme="minorHAnsi" w:hAnsi="Times New Roman"/>
          <w:color w:val="000000" w:themeColor="text1"/>
          <w:kern w:val="2"/>
          <w:sz w:val="24"/>
          <w14:ligatures w14:val="standardContextual"/>
        </w:rPr>
      </w:pPr>
      <w:r w:rsidRPr="004B4F95">
        <w:rPr>
          <w:rFonts w:ascii="Times New Roman" w:eastAsiaTheme="minorHAnsi" w:hAnsi="Times New Roman"/>
          <w:color w:val="000000" w:themeColor="text1"/>
          <w:kern w:val="2"/>
          <w:sz w:val="24"/>
          <w14:ligatures w14:val="standardContextual"/>
        </w:rPr>
        <w:t>На требования раздела 8 распространяются требования, указанные в пунктах 7.1.10 – 7.1.1</w:t>
      </w:r>
      <w:r w:rsidR="0059001B" w:rsidRPr="004B4F95">
        <w:rPr>
          <w:rFonts w:ascii="Times New Roman" w:eastAsiaTheme="minorHAnsi" w:hAnsi="Times New Roman"/>
          <w:color w:val="000000" w:themeColor="text1"/>
          <w:kern w:val="2"/>
          <w:sz w:val="24"/>
          <w14:ligatures w14:val="standardContextual"/>
        </w:rPr>
        <w:t>7</w:t>
      </w:r>
      <w:r w:rsidRPr="004B4F95">
        <w:rPr>
          <w:rFonts w:ascii="Times New Roman" w:eastAsiaTheme="minorHAnsi" w:hAnsi="Times New Roman"/>
          <w:color w:val="000000" w:themeColor="text1"/>
          <w:kern w:val="2"/>
          <w:sz w:val="24"/>
          <w14:ligatures w14:val="standardContextual"/>
        </w:rPr>
        <w:t>.</w:t>
      </w:r>
    </w:p>
    <w:p w14:paraId="11B55420" w14:textId="77777777" w:rsidR="004F038D" w:rsidRDefault="004F038D" w:rsidP="00B14E19">
      <w:pPr>
        <w:pStyle w:val="aff4"/>
        <w:numPr>
          <w:ilvl w:val="2"/>
          <w:numId w:val="68"/>
        </w:numPr>
        <w:tabs>
          <w:tab w:val="left" w:pos="1134"/>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Исполнение этих требований обеспечивает однозначное понимание и единообразное применение Шаблонов класса при классификации и нормализации материалов.</w:t>
      </w:r>
    </w:p>
    <w:p w14:paraId="74691CE0" w14:textId="72F2E07F" w:rsidR="004F038D" w:rsidRPr="004B4F95" w:rsidRDefault="004F038D" w:rsidP="004B4F95">
      <w:pPr>
        <w:pStyle w:val="10"/>
        <w:numPr>
          <w:ilvl w:val="0"/>
          <w:numId w:val="68"/>
        </w:numPr>
        <w:jc w:val="center"/>
        <w:rPr>
          <w:rFonts w:ascii="Times New Roman" w:eastAsiaTheme="minorHAnsi" w:hAnsi="Times New Roman"/>
          <w:b/>
          <w:bCs/>
          <w:color w:val="000000" w:themeColor="text1"/>
          <w:kern w:val="2"/>
          <w:sz w:val="24"/>
          <w14:ligatures w14:val="standardContextual"/>
        </w:rPr>
      </w:pPr>
      <w:bookmarkStart w:id="134" w:name="_Toc210631391"/>
      <w:r w:rsidRPr="004B4F95">
        <w:rPr>
          <w:rFonts w:ascii="Times New Roman" w:eastAsiaTheme="minorHAnsi" w:hAnsi="Times New Roman"/>
          <w:b/>
          <w:bCs/>
          <w:color w:val="000000" w:themeColor="text1"/>
          <w:kern w:val="2"/>
          <w:sz w:val="24"/>
          <w14:ligatures w14:val="standardContextual"/>
        </w:rPr>
        <w:t>Требование к наименованиям атрибутов</w:t>
      </w:r>
      <w:bookmarkEnd w:id="134"/>
    </w:p>
    <w:p w14:paraId="7F85A1A0" w14:textId="61041D14" w:rsidR="004F038D" w:rsidRPr="00854514" w:rsidRDefault="004F038D" w:rsidP="004B4F95">
      <w:pPr>
        <w:pStyle w:val="aff4"/>
        <w:numPr>
          <w:ilvl w:val="1"/>
          <w:numId w:val="68"/>
        </w:numPr>
        <w:tabs>
          <w:tab w:val="left" w:pos="851"/>
        </w:tabs>
        <w:spacing w:before="0" w:beforeAutospacing="0" w:after="0" w:afterAutospacing="0"/>
        <w:ind w:left="0" w:firstLine="284"/>
        <w:jc w:val="both"/>
        <w:rPr>
          <w:rFonts w:ascii="Times New Roman" w:eastAsiaTheme="minorHAnsi" w:hAnsi="Times New Roman"/>
          <w:color w:val="000000" w:themeColor="text1"/>
          <w:kern w:val="2"/>
          <w:sz w:val="24"/>
          <w14:ligatures w14:val="standardContextual"/>
        </w:rPr>
      </w:pPr>
      <w:r w:rsidRPr="00854514">
        <w:rPr>
          <w:rFonts w:ascii="Times New Roman" w:eastAsiaTheme="minorHAnsi" w:hAnsi="Times New Roman"/>
          <w:color w:val="000000" w:themeColor="text1"/>
          <w:kern w:val="2"/>
          <w:sz w:val="24"/>
          <w14:ligatures w14:val="standardContextual"/>
        </w:rPr>
        <w:t>Для формирования наименования атрибутов Шаблона класса следует:</w:t>
      </w:r>
    </w:p>
    <w:p w14:paraId="1B6891D5" w14:textId="370C7C4E" w:rsidR="00143818" w:rsidRPr="00B14E19" w:rsidRDefault="004F038D" w:rsidP="004B4F95">
      <w:pPr>
        <w:pStyle w:val="aff4"/>
        <w:numPr>
          <w:ilvl w:val="2"/>
          <w:numId w:val="68"/>
        </w:numPr>
        <w:tabs>
          <w:tab w:val="left" w:pos="851"/>
        </w:tabs>
        <w:spacing w:before="0" w:beforeAutospacing="0" w:after="0" w:afterAutospacing="0"/>
        <w:ind w:left="0" w:firstLine="284"/>
        <w:jc w:val="both"/>
        <w:rPr>
          <w:rFonts w:ascii="Times New Roman" w:eastAsiaTheme="minorHAnsi" w:hAnsi="Times New Roman"/>
          <w:kern w:val="2"/>
          <w:sz w:val="24"/>
          <w14:ligatures w14:val="standardContextual"/>
        </w:rPr>
      </w:pPr>
      <w:bookmarkStart w:id="135" w:name="_Hlk210384473"/>
      <w:r w:rsidRPr="00854514">
        <w:rPr>
          <w:rFonts w:ascii="Times New Roman" w:eastAsiaTheme="minorHAnsi" w:hAnsi="Times New Roman"/>
          <w:color w:val="000000" w:themeColor="text1"/>
          <w:kern w:val="2"/>
          <w:sz w:val="24"/>
          <w14:ligatures w14:val="standardContextual"/>
        </w:rPr>
        <w:t xml:space="preserve">Провести анализ классифицируемых данных, которые помещены в таблицу, где каждое слово или словосочетание размещено </w:t>
      </w:r>
      <w:r w:rsidRPr="00B14E19">
        <w:rPr>
          <w:rFonts w:ascii="Times New Roman" w:eastAsiaTheme="minorHAnsi" w:hAnsi="Times New Roman"/>
          <w:kern w:val="2"/>
          <w:sz w:val="24"/>
          <w14:ligatures w14:val="standardContextual"/>
        </w:rPr>
        <w:t>в свой собственный столбец</w:t>
      </w:r>
      <w:r w:rsidR="00143818" w:rsidRPr="00B14E19">
        <w:rPr>
          <w:rFonts w:ascii="Times New Roman" w:eastAsiaTheme="minorHAnsi" w:hAnsi="Times New Roman"/>
          <w:kern w:val="2"/>
          <w:sz w:val="24"/>
          <w14:ligatures w14:val="standardContextual"/>
        </w:rPr>
        <w:t>.</w:t>
      </w:r>
      <w:r w:rsidR="005F45B3">
        <w:rPr>
          <w:rFonts w:ascii="Times New Roman" w:eastAsiaTheme="minorHAnsi" w:hAnsi="Times New Roman"/>
          <w:kern w:val="2"/>
          <w:sz w:val="24"/>
          <w14:ligatures w14:val="standardContextual"/>
        </w:rPr>
        <w:t xml:space="preserve"> </w:t>
      </w:r>
    </w:p>
    <w:p w14:paraId="46916455" w14:textId="77777777" w:rsidR="00496E66" w:rsidRDefault="00496E66" w:rsidP="004B4F95">
      <w:pPr>
        <w:pStyle w:val="aff4"/>
        <w:tabs>
          <w:tab w:val="left" w:pos="851"/>
          <w:tab w:val="left" w:pos="993"/>
          <w:tab w:val="left" w:pos="1276"/>
        </w:tabs>
        <w:spacing w:before="0" w:beforeAutospacing="0" w:after="0" w:afterAutospacing="0"/>
        <w:ind w:firstLine="284"/>
        <w:jc w:val="both"/>
        <w:rPr>
          <w:ins w:id="136" w:author="Пользователь" w:date="2025-10-27T11:20:00Z" w16du:dateUtc="2025-10-27T08:20:00Z"/>
          <w:rFonts w:ascii="Times New Roman" w:eastAsiaTheme="minorHAnsi" w:hAnsi="Times New Roman"/>
          <w:kern w:val="2"/>
          <w:sz w:val="24"/>
          <w14:ligatures w14:val="standardContextual"/>
        </w:rPr>
      </w:pPr>
    </w:p>
    <w:p w14:paraId="134C5EBF" w14:textId="77777777" w:rsidR="00496E66" w:rsidRDefault="00496E66" w:rsidP="004B4F95">
      <w:pPr>
        <w:pStyle w:val="aff4"/>
        <w:tabs>
          <w:tab w:val="left" w:pos="851"/>
          <w:tab w:val="left" w:pos="993"/>
          <w:tab w:val="left" w:pos="1276"/>
        </w:tabs>
        <w:spacing w:before="0" w:beforeAutospacing="0" w:after="0" w:afterAutospacing="0"/>
        <w:ind w:firstLine="284"/>
        <w:jc w:val="both"/>
        <w:rPr>
          <w:ins w:id="137" w:author="Пользователь" w:date="2025-10-27T11:20:00Z" w16du:dateUtc="2025-10-27T08:20:00Z"/>
          <w:rFonts w:ascii="Times New Roman" w:eastAsiaTheme="minorHAnsi" w:hAnsi="Times New Roman"/>
          <w:kern w:val="2"/>
          <w:sz w:val="24"/>
          <w14:ligatures w14:val="standardContextual"/>
        </w:rPr>
      </w:pPr>
    </w:p>
    <w:p w14:paraId="143C3B58" w14:textId="77777777" w:rsidR="00496E66" w:rsidRDefault="00496E66" w:rsidP="004B4F95">
      <w:pPr>
        <w:pStyle w:val="aff4"/>
        <w:tabs>
          <w:tab w:val="left" w:pos="851"/>
          <w:tab w:val="left" w:pos="993"/>
          <w:tab w:val="left" w:pos="1276"/>
        </w:tabs>
        <w:spacing w:before="0" w:beforeAutospacing="0" w:after="0" w:afterAutospacing="0"/>
        <w:ind w:firstLine="284"/>
        <w:jc w:val="both"/>
        <w:rPr>
          <w:ins w:id="138" w:author="Пользователь" w:date="2025-10-27T11:20:00Z" w16du:dateUtc="2025-10-27T08:20:00Z"/>
          <w:rFonts w:ascii="Times New Roman" w:eastAsiaTheme="minorHAnsi" w:hAnsi="Times New Roman"/>
          <w:kern w:val="2"/>
          <w:sz w:val="24"/>
          <w14:ligatures w14:val="standardContextual"/>
        </w:rPr>
      </w:pPr>
    </w:p>
    <w:p w14:paraId="5BA620AD" w14:textId="7B5F04BB" w:rsidR="004F038D" w:rsidRPr="005F45B3" w:rsidRDefault="004F038D" w:rsidP="004B4F95">
      <w:pPr>
        <w:pStyle w:val="aff4"/>
        <w:tabs>
          <w:tab w:val="left" w:pos="851"/>
          <w:tab w:val="left" w:pos="993"/>
          <w:tab w:val="left" w:pos="1276"/>
        </w:tabs>
        <w:spacing w:before="0" w:beforeAutospacing="0" w:after="0" w:afterAutospacing="0"/>
        <w:ind w:firstLine="284"/>
        <w:jc w:val="both"/>
        <w:rPr>
          <w:rFonts w:ascii="Times New Roman" w:eastAsiaTheme="minorHAnsi" w:hAnsi="Times New Roman"/>
          <w:kern w:val="2"/>
          <w:sz w:val="24"/>
          <w14:ligatures w14:val="standardContextual"/>
        </w:rPr>
      </w:pPr>
      <w:r w:rsidRPr="005F45B3">
        <w:rPr>
          <w:rFonts w:ascii="Times New Roman" w:eastAsiaTheme="minorHAnsi" w:hAnsi="Times New Roman"/>
          <w:kern w:val="2"/>
          <w:sz w:val="24"/>
          <w14:ligatures w14:val="standardContextual"/>
        </w:rPr>
        <w:lastRenderedPageBreak/>
        <w:t>Пример размещения слов или словосочетаний в собственных столбцах</w:t>
      </w:r>
    </w:p>
    <w:p w14:paraId="34CFDE30" w14:textId="77777777" w:rsidR="004F038D" w:rsidRDefault="004F038D" w:rsidP="004F038D">
      <w:pPr>
        <w:pStyle w:val="aff4"/>
        <w:tabs>
          <w:tab w:val="left" w:pos="1134"/>
        </w:tabs>
        <w:spacing w:before="0" w:beforeAutospacing="0" w:after="0" w:afterAutospacing="0"/>
        <w:jc w:val="both"/>
      </w:pPr>
      <w:r>
        <w:rPr>
          <w:noProof/>
        </w:rPr>
        <w:drawing>
          <wp:inline distT="0" distB="0" distL="0" distR="0" wp14:anchorId="0D0F0874" wp14:editId="14C40EDA">
            <wp:extent cx="5975985" cy="2403475"/>
            <wp:effectExtent l="0" t="0" r="5715" b="0"/>
            <wp:docPr id="179974647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5985" cy="2403475"/>
                    </a:xfrm>
                    <a:prstGeom prst="rect">
                      <a:avLst/>
                    </a:prstGeom>
                    <a:noFill/>
                    <a:ln>
                      <a:noFill/>
                    </a:ln>
                  </pic:spPr>
                </pic:pic>
              </a:graphicData>
            </a:graphic>
          </wp:inline>
        </w:drawing>
      </w:r>
    </w:p>
    <w:p w14:paraId="10F06D2F" w14:textId="77777777" w:rsidR="00B14E19" w:rsidRDefault="00B14E19" w:rsidP="004F038D">
      <w:pPr>
        <w:pStyle w:val="aff4"/>
        <w:tabs>
          <w:tab w:val="left" w:pos="1134"/>
        </w:tabs>
        <w:spacing w:before="0" w:beforeAutospacing="0" w:after="0" w:afterAutospacing="0"/>
        <w:jc w:val="both"/>
      </w:pPr>
    </w:p>
    <w:bookmarkEnd w:id="135"/>
    <w:p w14:paraId="7A002F44" w14:textId="77777777" w:rsidR="004F038D" w:rsidRPr="00B14E19" w:rsidRDefault="004F038D" w:rsidP="00854514">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Сгруппировать данные по смысловому содержанию и на основе группировки сформировать названия атрибутов.</w:t>
      </w:r>
    </w:p>
    <w:p w14:paraId="74223571" w14:textId="77777777" w:rsidR="004F038D" w:rsidRPr="00B14E19" w:rsidRDefault="004F038D" w:rsidP="00854514">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 xml:space="preserve"> Название атрибута должно быть однозначным и ясно указывать на его назначение. Быть четким и легко понятным. </w:t>
      </w:r>
    </w:p>
    <w:p w14:paraId="5F692610" w14:textId="77777777" w:rsidR="004F038D" w:rsidRPr="00B14E19" w:rsidRDefault="004F038D" w:rsidP="00854514">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Запрещено применять двусмысленные названия, которые могут вводить в заблуждение. Пример двусмысленного названия приведен на Рисунке 9.</w:t>
      </w:r>
    </w:p>
    <w:p w14:paraId="5FE610F2" w14:textId="77777777" w:rsidR="004F038D" w:rsidRDefault="004F038D" w:rsidP="00854514">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Подход к формированию наименования атрибута определяется самостоятельно исполнителем учитывая потребности бизнеса.</w:t>
      </w:r>
    </w:p>
    <w:p w14:paraId="6C9ED3AA" w14:textId="6A535B40" w:rsidR="002F5BC2" w:rsidRPr="002F5BC2" w:rsidRDefault="002F5BC2" w:rsidP="00854514">
      <w:pPr>
        <w:pStyle w:val="aff4"/>
        <w:numPr>
          <w:ilvl w:val="2"/>
          <w:numId w:val="68"/>
        </w:numPr>
        <w:tabs>
          <w:tab w:val="left" w:pos="993"/>
          <w:tab w:val="left" w:pos="1134"/>
        </w:tabs>
        <w:spacing w:before="0" w:beforeAutospacing="0" w:after="0" w:afterAutospacing="0"/>
        <w:ind w:left="0" w:firstLine="284"/>
        <w:jc w:val="both"/>
        <w:rPr>
          <w:rFonts w:ascii="Times New Roman" w:eastAsiaTheme="minorHAnsi" w:hAnsi="Times New Roman"/>
          <w:color w:val="000000" w:themeColor="text1"/>
          <w:kern w:val="2"/>
          <w:sz w:val="24"/>
          <w14:ligatures w14:val="standardContextual"/>
        </w:rPr>
      </w:pPr>
      <w:r>
        <w:rPr>
          <w:rFonts w:ascii="Times New Roman" w:eastAsiaTheme="minorHAnsi" w:hAnsi="Times New Roman"/>
          <w:kern w:val="2"/>
          <w:sz w:val="24"/>
          <w14:ligatures w14:val="standardContextual"/>
        </w:rPr>
        <w:t xml:space="preserve">На требования раздела 9 </w:t>
      </w:r>
      <w:r w:rsidRPr="004B4F95">
        <w:rPr>
          <w:rFonts w:ascii="Times New Roman" w:eastAsiaTheme="minorHAnsi" w:hAnsi="Times New Roman"/>
          <w:color w:val="000000" w:themeColor="text1"/>
          <w:kern w:val="2"/>
          <w:sz w:val="24"/>
          <w14:ligatures w14:val="standardContextual"/>
        </w:rPr>
        <w:t>распространяются требования, указанные в пунктах 7.1.10 – 7.1.17.</w:t>
      </w:r>
    </w:p>
    <w:p w14:paraId="18250BA7" w14:textId="77777777" w:rsidR="004F038D" w:rsidRPr="003574C7" w:rsidRDefault="004F038D" w:rsidP="004F038D">
      <w:pPr>
        <w:pStyle w:val="10"/>
        <w:numPr>
          <w:ilvl w:val="0"/>
          <w:numId w:val="68"/>
        </w:numPr>
        <w:jc w:val="center"/>
        <w:rPr>
          <w:rFonts w:ascii="Times New Roman" w:hAnsi="Times New Roman" w:cs="Times New Roman"/>
          <w:b/>
          <w:bCs/>
          <w:color w:val="auto"/>
          <w:sz w:val="24"/>
          <w:szCs w:val="24"/>
        </w:rPr>
      </w:pPr>
      <w:bookmarkStart w:id="139" w:name="_Toc84609892"/>
      <w:bookmarkStart w:id="140" w:name="_Toc210631392"/>
      <w:r w:rsidRPr="003574C7">
        <w:rPr>
          <w:rFonts w:ascii="Times New Roman" w:hAnsi="Times New Roman" w:cs="Times New Roman"/>
          <w:b/>
          <w:bCs/>
          <w:color w:val="auto"/>
          <w:sz w:val="24"/>
          <w:szCs w:val="24"/>
        </w:rPr>
        <w:t>Виды классов</w:t>
      </w:r>
      <w:bookmarkEnd w:id="139"/>
      <w:bookmarkEnd w:id="140"/>
    </w:p>
    <w:p w14:paraId="603CC32F" w14:textId="77777777" w:rsidR="004F038D" w:rsidRPr="00B14E19" w:rsidRDefault="004F038D" w:rsidP="00602489">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Классы классификатора делятся на следующие виды:</w:t>
      </w:r>
    </w:p>
    <w:p w14:paraId="1618C0C9" w14:textId="6ABB6824" w:rsidR="004F038D" w:rsidRPr="00B14E19" w:rsidRDefault="004F038D" w:rsidP="00602489">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Классы верхнего</w:t>
      </w:r>
      <w:del w:id="141" w:author="Пользователь" w:date="2025-10-27T11:07:00Z" w16du:dateUtc="2025-10-27T08:07:00Z">
        <w:r w:rsidRPr="00B14E19" w:rsidDel="00276C07">
          <w:rPr>
            <w:rFonts w:ascii="Times New Roman" w:eastAsiaTheme="minorHAnsi" w:hAnsi="Times New Roman"/>
            <w:kern w:val="2"/>
            <w:sz w:val="24"/>
            <w14:ligatures w14:val="standardContextual"/>
          </w:rPr>
          <w:delText xml:space="preserve"> </w:delText>
        </w:r>
      </w:del>
      <w:ins w:id="142" w:author="Пользователь" w:date="2025-10-27T11:07:00Z" w16du:dateUtc="2025-10-27T08:07:00Z">
        <w:r w:rsidR="00276C07">
          <w:rPr>
            <w:rFonts w:ascii="Times New Roman" w:eastAsiaTheme="minorHAnsi" w:hAnsi="Times New Roman"/>
            <w:kern w:val="2"/>
            <w:sz w:val="24"/>
            <w14:ligatures w14:val="standardContextual"/>
          </w:rPr>
          <w:t xml:space="preserve"> </w:t>
        </w:r>
      </w:ins>
      <w:r w:rsidRPr="00B14E19">
        <w:rPr>
          <w:rFonts w:ascii="Times New Roman" w:eastAsiaTheme="minorHAnsi" w:hAnsi="Times New Roman"/>
          <w:kern w:val="2"/>
          <w:sz w:val="24"/>
          <w14:ligatures w14:val="standardContextual"/>
        </w:rPr>
        <w:t>уровня</w:t>
      </w:r>
      <w:r w:rsidR="00CD048B">
        <w:rPr>
          <w:rFonts w:ascii="Times New Roman" w:eastAsiaTheme="minorHAnsi" w:hAnsi="Times New Roman"/>
          <w:kern w:val="2"/>
          <w:sz w:val="24"/>
          <w14:ligatures w14:val="standardContextual"/>
        </w:rPr>
        <w:t xml:space="preserve"> </w:t>
      </w:r>
      <w:r w:rsidRPr="00B14E19">
        <w:rPr>
          <w:rFonts w:ascii="Times New Roman" w:eastAsiaTheme="minorHAnsi" w:hAnsi="Times New Roman"/>
          <w:kern w:val="2"/>
          <w:sz w:val="24"/>
          <w14:ligatures w14:val="standardContextual"/>
        </w:rPr>
        <w:t>это ступень иерархии классификатора. Содержит любое число дополнительных классов нижнего уровня.</w:t>
      </w:r>
    </w:p>
    <w:p w14:paraId="4EA8A946" w14:textId="77777777" w:rsidR="004F038D" w:rsidRPr="00B14E19" w:rsidRDefault="004F038D" w:rsidP="00602489">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Классы нижнего уровня, описывающие конкретные виды материалов.</w:t>
      </w:r>
    </w:p>
    <w:p w14:paraId="3772BC7F" w14:textId="77777777" w:rsidR="004F038D" w:rsidRPr="00B14E19" w:rsidRDefault="004F038D" w:rsidP="00602489">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 xml:space="preserve">Классы, описывающие группировки видов материалов. </w:t>
      </w:r>
    </w:p>
    <w:p w14:paraId="47B6145A" w14:textId="77777777" w:rsidR="004F038D" w:rsidRPr="00B14E19" w:rsidRDefault="004F038D" w:rsidP="00602489">
      <w:pPr>
        <w:pStyle w:val="aff4"/>
        <w:numPr>
          <w:ilvl w:val="2"/>
          <w:numId w:val="68"/>
        </w:numPr>
        <w:tabs>
          <w:tab w:val="left" w:pos="993"/>
          <w:tab w:val="left" w:pos="1276"/>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Нецелесообразно выделять классы конкретных видов материалов, по причине второстепенного значения по отношению к основной деятельности Компании или в виду их малочисленности.</w:t>
      </w:r>
    </w:p>
    <w:p w14:paraId="387743D4" w14:textId="77777777" w:rsidR="00143818" w:rsidRPr="00B14E19" w:rsidRDefault="004F038D" w:rsidP="00602489">
      <w:pPr>
        <w:pStyle w:val="aff4"/>
        <w:tabs>
          <w:tab w:val="left" w:pos="993"/>
          <w:tab w:val="left" w:pos="1276"/>
        </w:tabs>
        <w:spacing w:before="0" w:beforeAutospacing="0" w:after="0" w:afterAutospacing="0"/>
        <w:ind w:left="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Например:</w:t>
      </w:r>
    </w:p>
    <w:p w14:paraId="0144C18F" w14:textId="01B5D9F5" w:rsidR="004F038D" w:rsidRPr="00B14E19" w:rsidRDefault="004F038D" w:rsidP="00602489">
      <w:pPr>
        <w:pStyle w:val="aff4"/>
        <w:numPr>
          <w:ilvl w:val="2"/>
          <w:numId w:val="105"/>
        </w:numPr>
        <w:tabs>
          <w:tab w:val="left" w:pos="709"/>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Инвентарь для баскетбола - нецелесообразно конкретизировать из-за второстепенного значения.</w:t>
      </w:r>
    </w:p>
    <w:p w14:paraId="45C24C23" w14:textId="77777777" w:rsidR="004F038D" w:rsidRPr="00B14E19" w:rsidRDefault="004F038D" w:rsidP="00602489">
      <w:pPr>
        <w:pStyle w:val="aff4"/>
        <w:numPr>
          <w:ilvl w:val="2"/>
          <w:numId w:val="105"/>
        </w:numPr>
        <w:tabs>
          <w:tab w:val="left" w:pos="709"/>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 xml:space="preserve">Средства лекарственные - нецелесообразно конкретизировать из-за второстепенного значения в производственной деятельности Компании. </w:t>
      </w:r>
    </w:p>
    <w:p w14:paraId="49EFB59B" w14:textId="77777777" w:rsidR="004F038D" w:rsidRPr="00B14E19" w:rsidRDefault="004F038D" w:rsidP="00602489">
      <w:pPr>
        <w:pStyle w:val="aff4"/>
        <w:numPr>
          <w:ilvl w:val="2"/>
          <w:numId w:val="105"/>
        </w:numPr>
        <w:tabs>
          <w:tab w:val="left" w:pos="709"/>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 xml:space="preserve">Продукты питания - нецелесообразно конкретизировать из-за второстепенного значения в производственной деятельности Компании. </w:t>
      </w:r>
    </w:p>
    <w:p w14:paraId="0C16C6EA" w14:textId="189D8222" w:rsidR="004F038D" w:rsidRPr="00D94F1C" w:rsidRDefault="004F038D" w:rsidP="004F038D">
      <w:pPr>
        <w:pStyle w:val="10"/>
        <w:numPr>
          <w:ilvl w:val="0"/>
          <w:numId w:val="68"/>
        </w:numPr>
        <w:ind w:left="720"/>
        <w:jc w:val="center"/>
        <w:rPr>
          <w:b/>
          <w:bCs/>
          <w:color w:val="auto"/>
          <w:sz w:val="24"/>
          <w:szCs w:val="24"/>
        </w:rPr>
      </w:pPr>
      <w:bookmarkStart w:id="143" w:name="_Toc210560501"/>
      <w:bookmarkStart w:id="144" w:name="_Toc162933635"/>
      <w:bookmarkStart w:id="145" w:name="_Toc210631393"/>
      <w:bookmarkEnd w:id="143"/>
      <w:r w:rsidRPr="003574C7">
        <w:rPr>
          <w:rFonts w:ascii="Times New Roman" w:hAnsi="Times New Roman" w:cs="Times New Roman"/>
          <w:b/>
          <w:bCs/>
          <w:color w:val="auto"/>
          <w:sz w:val="24"/>
          <w:szCs w:val="24"/>
        </w:rPr>
        <w:lastRenderedPageBreak/>
        <w:t xml:space="preserve">Правила включения атрибута в </w:t>
      </w:r>
      <w:bookmarkEnd w:id="144"/>
      <w:r w:rsidR="00CD048B">
        <w:rPr>
          <w:rFonts w:ascii="Times New Roman" w:hAnsi="Times New Roman" w:cs="Times New Roman"/>
          <w:b/>
          <w:bCs/>
          <w:color w:val="auto"/>
          <w:sz w:val="24"/>
          <w:szCs w:val="24"/>
        </w:rPr>
        <w:t xml:space="preserve">класс или </w:t>
      </w:r>
      <w:r>
        <w:rPr>
          <w:rFonts w:ascii="Times New Roman" w:hAnsi="Times New Roman" w:cs="Times New Roman"/>
          <w:b/>
          <w:bCs/>
          <w:color w:val="auto"/>
          <w:sz w:val="24"/>
          <w:szCs w:val="24"/>
        </w:rPr>
        <w:t>Ш</w:t>
      </w:r>
      <w:r w:rsidRPr="003574C7">
        <w:rPr>
          <w:rFonts w:ascii="Times New Roman" w:hAnsi="Times New Roman" w:cs="Times New Roman"/>
          <w:b/>
          <w:bCs/>
          <w:color w:val="auto"/>
          <w:sz w:val="24"/>
          <w:szCs w:val="24"/>
        </w:rPr>
        <w:t>аблон</w:t>
      </w:r>
      <w:r>
        <w:rPr>
          <w:rFonts w:ascii="Times New Roman" w:hAnsi="Times New Roman" w:cs="Times New Roman"/>
          <w:b/>
          <w:bCs/>
          <w:color w:val="auto"/>
          <w:sz w:val="24"/>
          <w:szCs w:val="24"/>
        </w:rPr>
        <w:t xml:space="preserve"> класса</w:t>
      </w:r>
      <w:bookmarkEnd w:id="145"/>
      <w:r w:rsidRPr="003574C7">
        <w:rPr>
          <w:rFonts w:ascii="Times New Roman" w:hAnsi="Times New Roman" w:cs="Times New Roman"/>
          <w:b/>
          <w:bCs/>
          <w:color w:val="auto"/>
          <w:sz w:val="24"/>
          <w:szCs w:val="24"/>
        </w:rPr>
        <w:t xml:space="preserve"> </w:t>
      </w:r>
    </w:p>
    <w:p w14:paraId="60D9BD0C" w14:textId="408F34A0" w:rsidR="004F038D" w:rsidRPr="00B14E19" w:rsidRDefault="004F038D" w:rsidP="004F038D">
      <w:pPr>
        <w:pStyle w:val="aff4"/>
        <w:numPr>
          <w:ilvl w:val="1"/>
          <w:numId w:val="68"/>
        </w:numPr>
        <w:tabs>
          <w:tab w:val="left" w:pos="1134"/>
        </w:tabs>
        <w:spacing w:before="0" w:beforeAutospacing="0" w:after="0" w:afterAutospacing="0"/>
        <w:ind w:left="0" w:firstLine="284"/>
        <w:jc w:val="both"/>
        <w:rPr>
          <w:rFonts w:ascii="Times New Roman" w:eastAsiaTheme="minorHAnsi" w:hAnsi="Times New Roman"/>
          <w:kern w:val="2"/>
          <w:sz w:val="24"/>
          <w14:ligatures w14:val="standardContextual"/>
        </w:rPr>
      </w:pPr>
      <w:r w:rsidRPr="00B14E19">
        <w:rPr>
          <w:rFonts w:ascii="Times New Roman" w:eastAsiaTheme="minorHAnsi" w:hAnsi="Times New Roman"/>
          <w:kern w:val="2"/>
          <w:sz w:val="24"/>
          <w14:ligatures w14:val="standardContextual"/>
        </w:rPr>
        <w:t xml:space="preserve">Правила включения атрибута в </w:t>
      </w:r>
      <w:r w:rsidR="00CD048B">
        <w:rPr>
          <w:rFonts w:ascii="Times New Roman" w:eastAsiaTheme="minorHAnsi" w:hAnsi="Times New Roman"/>
          <w:kern w:val="2"/>
          <w:sz w:val="24"/>
          <w14:ligatures w14:val="standardContextual"/>
        </w:rPr>
        <w:t xml:space="preserve">класс или </w:t>
      </w:r>
      <w:r w:rsidRPr="00B14E19">
        <w:rPr>
          <w:rFonts w:ascii="Times New Roman" w:eastAsiaTheme="minorHAnsi" w:hAnsi="Times New Roman"/>
          <w:kern w:val="2"/>
          <w:sz w:val="24"/>
          <w14:ligatures w14:val="standardContextual"/>
        </w:rPr>
        <w:t xml:space="preserve">Шаблон класса зависят от целей и характеристик материалов, которые следует классифицировать. </w:t>
      </w:r>
    </w:p>
    <w:p w14:paraId="1C365E7C" w14:textId="77777777" w:rsidR="004F038D" w:rsidRPr="00B14E19" w:rsidRDefault="004F038D" w:rsidP="004F038D">
      <w:pPr>
        <w:pStyle w:val="aff4"/>
        <w:numPr>
          <w:ilvl w:val="1"/>
          <w:numId w:val="68"/>
        </w:numPr>
        <w:tabs>
          <w:tab w:val="left" w:pos="1134"/>
        </w:tabs>
        <w:spacing w:before="0" w:beforeAutospacing="0" w:after="0" w:afterAutospacing="0"/>
        <w:ind w:left="0" w:firstLine="284"/>
        <w:jc w:val="both"/>
        <w:rPr>
          <w:sz w:val="24"/>
        </w:rPr>
      </w:pPr>
      <w:r w:rsidRPr="00B14E19">
        <w:rPr>
          <w:rFonts w:ascii="Times New Roman" w:eastAsiaTheme="minorHAnsi" w:hAnsi="Times New Roman"/>
          <w:kern w:val="2"/>
          <w:sz w:val="24"/>
          <w14:ligatures w14:val="standardContextual"/>
        </w:rPr>
        <w:t>В общем случае применяются следующие принципы, а именно</w:t>
      </w:r>
      <w:r w:rsidRPr="00B14E19">
        <w:rPr>
          <w:rStyle w:val="aff8"/>
          <w:rFonts w:eastAsiaTheme="majorEastAsia"/>
          <w:sz w:val="24"/>
        </w:rPr>
        <w:footnoteReference w:id="2"/>
      </w:r>
      <w:r w:rsidRPr="00B14E19">
        <w:rPr>
          <w:sz w:val="24"/>
        </w:rPr>
        <w:t>:</w:t>
      </w:r>
    </w:p>
    <w:p w14:paraId="6CD38ED0" w14:textId="77777777" w:rsidR="004F038D" w:rsidRPr="00B14E1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Химический состав. Химический состав материала может быть ключевым фактором при классификации материалов. Включение атрибутов, относящихся к химическому составу. Например: содержание химических элементов, химические связи;</w:t>
      </w:r>
    </w:p>
    <w:p w14:paraId="0B1AC49E" w14:textId="77777777" w:rsidR="004F038D" w:rsidRPr="00B14E1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Механические свойства. Атрибуты, связанные с механическими свойствами материалов. Например: прочность, упругость, твердость;</w:t>
      </w:r>
    </w:p>
    <w:p w14:paraId="1CF5890A" w14:textId="77777777" w:rsidR="004F038D" w:rsidRPr="00B14E1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Теплофизические свойства. Атрибуты, связанные с теплофизическими свойствами материалов. Например: теплопроводность, теплоемкость, теплоотдача, коэффициент теплового расширения.</w:t>
      </w:r>
    </w:p>
    <w:p w14:paraId="1296FB7C" w14:textId="77777777" w:rsidR="004F038D" w:rsidRPr="00B14E1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Электрические свойства. Атрибуты, связанные с электрическими свойствами материалов, используемых в электронике. Например: удельное сопротивление.</w:t>
      </w:r>
    </w:p>
    <w:p w14:paraId="453A7606" w14:textId="77777777" w:rsidR="004F038D" w:rsidRPr="00B14E1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Процесс производства. Атрибуты, связанные с процессами производства и производителями. Например: наименование производителя, страна производителя, уникальный код производителя.</w:t>
      </w:r>
    </w:p>
    <w:p w14:paraId="6ECEA3EF" w14:textId="43D5D1EF" w:rsidR="004F038D" w:rsidRPr="00B14E19" w:rsidRDefault="004F038D" w:rsidP="004F038D">
      <w:pPr>
        <w:pStyle w:val="aff4"/>
        <w:numPr>
          <w:ilvl w:val="1"/>
          <w:numId w:val="68"/>
        </w:numPr>
        <w:tabs>
          <w:tab w:val="left" w:pos="1134"/>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В классы классификатора</w:t>
      </w:r>
      <w:r w:rsidR="00A86752">
        <w:rPr>
          <w:rFonts w:ascii="Times New Roman" w:hAnsi="Times New Roman"/>
          <w:sz w:val="24"/>
        </w:rPr>
        <w:t xml:space="preserve"> или Шаблоны классов</w:t>
      </w:r>
      <w:r w:rsidRPr="00B14E19">
        <w:rPr>
          <w:rFonts w:ascii="Times New Roman" w:hAnsi="Times New Roman"/>
          <w:sz w:val="24"/>
        </w:rPr>
        <w:t xml:space="preserve"> включать только те атрибуты, значения которых описывает сущность. Любые другие атрибуты включать запрещено. </w:t>
      </w:r>
    </w:p>
    <w:p w14:paraId="08740D46" w14:textId="77777777" w:rsidR="004F038D" w:rsidRPr="003574C7" w:rsidRDefault="004F038D" w:rsidP="004F038D">
      <w:pPr>
        <w:pStyle w:val="10"/>
        <w:numPr>
          <w:ilvl w:val="0"/>
          <w:numId w:val="68"/>
        </w:numPr>
        <w:ind w:left="720"/>
        <w:jc w:val="center"/>
        <w:rPr>
          <w:rFonts w:ascii="Times New Roman" w:hAnsi="Times New Roman" w:cs="Times New Roman"/>
          <w:b/>
          <w:bCs/>
          <w:color w:val="auto"/>
          <w:sz w:val="24"/>
          <w:szCs w:val="24"/>
        </w:rPr>
      </w:pPr>
      <w:bookmarkStart w:id="146" w:name="_Ref456292897"/>
      <w:bookmarkStart w:id="147" w:name="_Toc84609905"/>
      <w:bookmarkStart w:id="148" w:name="_Toc210631394"/>
      <w:r w:rsidRPr="003574C7">
        <w:rPr>
          <w:rFonts w:ascii="Times New Roman" w:hAnsi="Times New Roman" w:cs="Times New Roman"/>
          <w:b/>
          <w:bCs/>
          <w:color w:val="auto"/>
          <w:sz w:val="24"/>
          <w:szCs w:val="24"/>
        </w:rPr>
        <w:t>Правила присвоения класса</w:t>
      </w:r>
      <w:bookmarkEnd w:id="146"/>
      <w:bookmarkEnd w:id="147"/>
      <w:bookmarkEnd w:id="148"/>
    </w:p>
    <w:p w14:paraId="672DFD3C" w14:textId="77777777" w:rsidR="004F038D" w:rsidRPr="003574C7" w:rsidRDefault="004F038D" w:rsidP="004F038D">
      <w:pPr>
        <w:pStyle w:val="afff"/>
        <w:numPr>
          <w:ilvl w:val="1"/>
          <w:numId w:val="68"/>
        </w:numPr>
        <w:tabs>
          <w:tab w:val="left" w:pos="993"/>
        </w:tabs>
        <w:spacing w:before="0" w:after="0" w:line="240" w:lineRule="auto"/>
        <w:ind w:left="0" w:firstLine="284"/>
        <w:rPr>
          <w:rFonts w:ascii="Times New Roman" w:hAnsi="Times New Roman"/>
          <w:sz w:val="24"/>
          <w:szCs w:val="24"/>
        </w:rPr>
      </w:pPr>
      <w:r w:rsidRPr="003574C7">
        <w:rPr>
          <w:rFonts w:ascii="Times New Roman" w:hAnsi="Times New Roman"/>
          <w:sz w:val="24"/>
          <w:szCs w:val="24"/>
        </w:rPr>
        <w:t>Классификация позиций материалов заключается в отнесении записей справочника к тому или иному классу классификатора.</w:t>
      </w:r>
    </w:p>
    <w:p w14:paraId="6A58D996" w14:textId="77777777" w:rsidR="004F038D" w:rsidRPr="003574C7" w:rsidRDefault="004F038D" w:rsidP="004F038D">
      <w:pPr>
        <w:pStyle w:val="afff"/>
        <w:numPr>
          <w:ilvl w:val="1"/>
          <w:numId w:val="68"/>
        </w:numPr>
        <w:tabs>
          <w:tab w:val="left" w:pos="993"/>
        </w:tabs>
        <w:spacing w:before="0" w:after="0" w:line="240" w:lineRule="auto"/>
        <w:ind w:left="0" w:firstLine="284"/>
        <w:rPr>
          <w:rFonts w:ascii="Times New Roman" w:hAnsi="Times New Roman"/>
          <w:sz w:val="24"/>
          <w:szCs w:val="24"/>
        </w:rPr>
      </w:pPr>
      <w:r w:rsidRPr="003574C7">
        <w:rPr>
          <w:rFonts w:ascii="Times New Roman" w:hAnsi="Times New Roman"/>
          <w:sz w:val="24"/>
          <w:szCs w:val="24"/>
        </w:rPr>
        <w:t>При выборе класса учитывать специфику классифицируемой записи. Специфика номенклатурной позиции должна соответствовать специфике присваиваемого класса. В качестве вспомогательной информации при выборе класса можно использовать принадлежность к классам однотипных позиций материалов.</w:t>
      </w:r>
    </w:p>
    <w:p w14:paraId="6DA033D2" w14:textId="782F3141" w:rsidR="004F038D" w:rsidRPr="003574C7" w:rsidRDefault="004F038D" w:rsidP="004F038D">
      <w:pPr>
        <w:pStyle w:val="afff"/>
        <w:numPr>
          <w:ilvl w:val="1"/>
          <w:numId w:val="68"/>
        </w:numPr>
        <w:tabs>
          <w:tab w:val="left" w:pos="993"/>
        </w:tabs>
        <w:spacing w:before="0" w:after="0" w:line="240" w:lineRule="auto"/>
        <w:ind w:left="0" w:firstLine="284"/>
        <w:rPr>
          <w:rFonts w:ascii="Times New Roman" w:hAnsi="Times New Roman"/>
          <w:sz w:val="24"/>
          <w:szCs w:val="24"/>
        </w:rPr>
      </w:pPr>
      <w:r w:rsidRPr="003574C7">
        <w:rPr>
          <w:rFonts w:ascii="Times New Roman" w:hAnsi="Times New Roman"/>
          <w:sz w:val="24"/>
          <w:szCs w:val="24"/>
        </w:rPr>
        <w:t>После определения класса, к которому относится материал, необходимо сформировать наименование данной позиции</w:t>
      </w:r>
      <w:r w:rsidR="007D6B38">
        <w:rPr>
          <w:rFonts w:ascii="Times New Roman" w:hAnsi="Times New Roman"/>
          <w:sz w:val="24"/>
          <w:szCs w:val="24"/>
        </w:rPr>
        <w:t>.</w:t>
      </w:r>
    </w:p>
    <w:p w14:paraId="35F0E172" w14:textId="343E3322" w:rsidR="004F038D" w:rsidRPr="003574C7" w:rsidRDefault="004F038D" w:rsidP="004F038D">
      <w:pPr>
        <w:pStyle w:val="afff"/>
        <w:numPr>
          <w:ilvl w:val="1"/>
          <w:numId w:val="68"/>
        </w:numPr>
        <w:tabs>
          <w:tab w:val="left" w:pos="993"/>
        </w:tabs>
        <w:spacing w:before="0" w:after="0" w:line="240" w:lineRule="auto"/>
        <w:ind w:left="0" w:firstLine="284"/>
        <w:rPr>
          <w:rFonts w:ascii="Times New Roman" w:hAnsi="Times New Roman"/>
          <w:sz w:val="24"/>
          <w:szCs w:val="24"/>
        </w:rPr>
      </w:pPr>
      <w:r w:rsidRPr="003574C7">
        <w:rPr>
          <w:rFonts w:ascii="Times New Roman" w:hAnsi="Times New Roman"/>
          <w:sz w:val="24"/>
          <w:szCs w:val="24"/>
        </w:rPr>
        <w:t>При выборе класса может возникнуть ситуация, когда нужный класс либо отсутствует в классификаторе, либо текущий вариант деления классов не соответствует потребностям. В этом случае может быть принято решение о создании новых классов или корректировке существующих классов классификатора.</w:t>
      </w:r>
    </w:p>
    <w:p w14:paraId="7505AA74" w14:textId="77777777" w:rsidR="004F038D" w:rsidRPr="003574C7" w:rsidRDefault="004F038D" w:rsidP="004F038D">
      <w:pPr>
        <w:pStyle w:val="10"/>
        <w:numPr>
          <w:ilvl w:val="0"/>
          <w:numId w:val="68"/>
        </w:numPr>
        <w:ind w:left="720"/>
        <w:jc w:val="center"/>
        <w:rPr>
          <w:b/>
          <w:bCs/>
          <w:color w:val="auto"/>
        </w:rPr>
      </w:pPr>
      <w:bookmarkStart w:id="149" w:name="_Toc162933642"/>
      <w:bookmarkStart w:id="150" w:name="_Toc210631395"/>
      <w:r w:rsidRPr="003574C7">
        <w:rPr>
          <w:rFonts w:ascii="Times New Roman" w:hAnsi="Times New Roman" w:cs="Times New Roman"/>
          <w:b/>
          <w:bCs/>
          <w:color w:val="auto"/>
          <w:sz w:val="24"/>
          <w:szCs w:val="24"/>
        </w:rPr>
        <w:t>Правила расширения классов</w:t>
      </w:r>
      <w:bookmarkEnd w:id="149"/>
      <w:bookmarkEnd w:id="150"/>
    </w:p>
    <w:p w14:paraId="75690E63" w14:textId="77777777" w:rsidR="004F038D" w:rsidRPr="00B14E19" w:rsidRDefault="004F038D" w:rsidP="004F038D">
      <w:pPr>
        <w:pStyle w:val="aff4"/>
        <w:numPr>
          <w:ilvl w:val="1"/>
          <w:numId w:val="68"/>
        </w:numPr>
        <w:tabs>
          <w:tab w:val="left" w:pos="993"/>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При расширении классов классификатора учитывать не только текущие потребности, но и будущие изменения и развитие области классификации.</w:t>
      </w:r>
    </w:p>
    <w:p w14:paraId="5A59DBAF" w14:textId="326CED7C" w:rsidR="004F038D" w:rsidRPr="00B14E19" w:rsidRDefault="004F038D" w:rsidP="004F038D">
      <w:pPr>
        <w:pStyle w:val="aff4"/>
        <w:numPr>
          <w:ilvl w:val="1"/>
          <w:numId w:val="68"/>
        </w:numPr>
        <w:tabs>
          <w:tab w:val="left" w:pos="993"/>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Расширение классов классификатора</w:t>
      </w:r>
      <w:r w:rsidR="00795D11">
        <w:rPr>
          <w:rFonts w:ascii="Times New Roman" w:hAnsi="Times New Roman"/>
          <w:sz w:val="24"/>
        </w:rPr>
        <w:t xml:space="preserve"> </w:t>
      </w:r>
      <w:r w:rsidRPr="00B14E19">
        <w:rPr>
          <w:rFonts w:ascii="Times New Roman" w:hAnsi="Times New Roman"/>
          <w:sz w:val="24"/>
        </w:rPr>
        <w:t>следует производить при возникновении следующих случаев:</w:t>
      </w:r>
    </w:p>
    <w:p w14:paraId="444D9BD2" w14:textId="77777777" w:rsidR="004F038D" w:rsidRPr="00B14E1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Появление новых материалов/новых типов материалов, которые не могут быть отнесены к существующим классам;</w:t>
      </w:r>
    </w:p>
    <w:p w14:paraId="705F998F" w14:textId="77777777" w:rsidR="004F038D" w:rsidRPr="00B14E1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Потребность в более точной классификации, которая возникает при уточнении критериев классификации или расширения понимания о свойствах и характеристиках материалов;</w:t>
      </w:r>
    </w:p>
    <w:p w14:paraId="1E92EDB9" w14:textId="77777777" w:rsidR="004F038D" w:rsidRPr="00B14E1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lastRenderedPageBreak/>
        <w:t>Изменения в национальных, международных стандартах и нормативах, связанные с классификацией материалов;</w:t>
      </w:r>
    </w:p>
    <w:p w14:paraId="05B6A5E8" w14:textId="77777777" w:rsidR="004F038D" w:rsidRPr="00B14E1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В зависимости от практического опыта пользователей классификатора;</w:t>
      </w:r>
    </w:p>
    <w:p w14:paraId="4B0764A3" w14:textId="77777777" w:rsidR="004F038D" w:rsidRPr="00B14E1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Добавление новых видов материалов, которые не включены в классификатор;</w:t>
      </w:r>
    </w:p>
    <w:p w14:paraId="75AC9342" w14:textId="77777777" w:rsidR="004F038D" w:rsidRPr="00B14E1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 xml:space="preserve">Уточнение существующих классов для лучшего отображения разнообразия материалов; </w:t>
      </w:r>
    </w:p>
    <w:p w14:paraId="789A4734" w14:textId="77777777" w:rsidR="004F038D" w:rsidRPr="00B14E1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Реорганизация и оптимизация классификатора для улучшения его организации и навигации, что включает в себя объединение, разделение или переименование классов, чтобы сделать классификатор понятнее для использования.</w:t>
      </w:r>
    </w:p>
    <w:p w14:paraId="51AA9C63" w14:textId="77777777" w:rsidR="004F038D" w:rsidRPr="00B14E19" w:rsidRDefault="004F038D" w:rsidP="004F038D">
      <w:pPr>
        <w:pStyle w:val="aff4"/>
        <w:numPr>
          <w:ilvl w:val="1"/>
          <w:numId w:val="68"/>
        </w:numPr>
        <w:tabs>
          <w:tab w:val="left" w:pos="993"/>
          <w:tab w:val="left" w:pos="1276"/>
        </w:tabs>
        <w:spacing w:before="0" w:beforeAutospacing="0" w:after="0" w:afterAutospacing="0"/>
        <w:ind w:left="0" w:firstLine="284"/>
        <w:jc w:val="both"/>
        <w:rPr>
          <w:rFonts w:ascii="Times New Roman" w:hAnsi="Times New Roman"/>
          <w:sz w:val="24"/>
        </w:rPr>
      </w:pPr>
      <w:r w:rsidRPr="00B14E19">
        <w:rPr>
          <w:rFonts w:ascii="Times New Roman" w:hAnsi="Times New Roman"/>
          <w:sz w:val="24"/>
        </w:rPr>
        <w:t>После проведения работ по расширению классификатора внести соответствующие изменения в концептуальную, логическую и физическую модели данных в формате ER-диаграмм и внутренним распоряжением или приказом ввести в эксплуатацию измененную модель данных.</w:t>
      </w:r>
    </w:p>
    <w:p w14:paraId="193E5D9B" w14:textId="77777777" w:rsidR="004F038D" w:rsidRPr="003574C7" w:rsidRDefault="004F038D" w:rsidP="004F038D">
      <w:pPr>
        <w:pStyle w:val="10"/>
        <w:numPr>
          <w:ilvl w:val="0"/>
          <w:numId w:val="68"/>
        </w:numPr>
        <w:ind w:left="720"/>
        <w:jc w:val="center"/>
        <w:rPr>
          <w:rFonts w:ascii="Times New Roman" w:hAnsi="Times New Roman" w:cs="Times New Roman"/>
          <w:b/>
          <w:bCs/>
          <w:color w:val="auto"/>
          <w:sz w:val="24"/>
          <w:szCs w:val="24"/>
        </w:rPr>
      </w:pPr>
      <w:bookmarkStart w:id="151" w:name="_Ref4520771"/>
      <w:bookmarkStart w:id="152" w:name="_Ref19611464"/>
      <w:bookmarkStart w:id="153" w:name="_Toc84609893"/>
      <w:bookmarkStart w:id="154" w:name="_Toc210631396"/>
      <w:r w:rsidRPr="003574C7">
        <w:rPr>
          <w:rFonts w:ascii="Times New Roman" w:hAnsi="Times New Roman" w:cs="Times New Roman"/>
          <w:b/>
          <w:bCs/>
          <w:color w:val="auto"/>
          <w:sz w:val="24"/>
          <w:szCs w:val="24"/>
        </w:rPr>
        <w:t xml:space="preserve">Коды классов </w:t>
      </w:r>
      <w:r>
        <w:rPr>
          <w:rFonts w:ascii="Times New Roman" w:hAnsi="Times New Roman" w:cs="Times New Roman"/>
          <w:b/>
          <w:bCs/>
          <w:color w:val="auto"/>
          <w:sz w:val="24"/>
          <w:szCs w:val="24"/>
        </w:rPr>
        <w:t>к</w:t>
      </w:r>
      <w:r w:rsidRPr="003574C7">
        <w:rPr>
          <w:rFonts w:ascii="Times New Roman" w:hAnsi="Times New Roman" w:cs="Times New Roman"/>
          <w:b/>
          <w:bCs/>
          <w:color w:val="auto"/>
          <w:sz w:val="24"/>
          <w:szCs w:val="24"/>
        </w:rPr>
        <w:t>лассификатора</w:t>
      </w:r>
      <w:bookmarkEnd w:id="151"/>
      <w:bookmarkEnd w:id="152"/>
      <w:bookmarkEnd w:id="153"/>
      <w:bookmarkEnd w:id="154"/>
    </w:p>
    <w:p w14:paraId="0899BC68" w14:textId="77777777" w:rsidR="004F038D" w:rsidRPr="00270FBE" w:rsidRDefault="004F038D" w:rsidP="00600801">
      <w:pPr>
        <w:pStyle w:val="afff"/>
        <w:numPr>
          <w:ilvl w:val="1"/>
          <w:numId w:val="68"/>
        </w:numPr>
        <w:tabs>
          <w:tab w:val="left" w:pos="993"/>
        </w:tabs>
        <w:spacing w:before="0" w:after="0" w:line="240" w:lineRule="auto"/>
        <w:ind w:left="0" w:firstLine="284"/>
        <w:rPr>
          <w:rFonts w:ascii="Times New Roman" w:hAnsi="Times New Roman"/>
          <w:color w:val="000000" w:themeColor="text1"/>
          <w:sz w:val="24"/>
          <w:szCs w:val="24"/>
        </w:rPr>
      </w:pPr>
      <w:r w:rsidRPr="00B14E19">
        <w:rPr>
          <w:rFonts w:ascii="Times New Roman" w:hAnsi="Times New Roman"/>
          <w:sz w:val="24"/>
          <w:szCs w:val="24"/>
        </w:rPr>
        <w:t xml:space="preserve">Классификационный код используется для упорядочивания элементов справочника, и является условным обозначением класса в иерархии классификатора. Метод кодирования классификационного кода </w:t>
      </w:r>
      <w:r w:rsidRPr="00270FBE">
        <w:rPr>
          <w:rFonts w:ascii="Times New Roman" w:hAnsi="Times New Roman"/>
          <w:color w:val="000000" w:themeColor="text1"/>
          <w:sz w:val="24"/>
          <w:szCs w:val="24"/>
        </w:rPr>
        <w:t>– смешанный.</w:t>
      </w:r>
    </w:p>
    <w:p w14:paraId="0CDDA4FF" w14:textId="2533C77B" w:rsidR="004F038D" w:rsidRPr="00270FBE" w:rsidRDefault="004F038D" w:rsidP="00600801">
      <w:pPr>
        <w:pStyle w:val="afff"/>
        <w:numPr>
          <w:ilvl w:val="1"/>
          <w:numId w:val="68"/>
        </w:numPr>
        <w:tabs>
          <w:tab w:val="left" w:pos="993"/>
        </w:tabs>
        <w:spacing w:before="0" w:after="0" w:line="240" w:lineRule="auto"/>
        <w:ind w:left="0" w:firstLine="284"/>
        <w:rPr>
          <w:rFonts w:ascii="Times New Roman" w:hAnsi="Times New Roman"/>
          <w:color w:val="000000" w:themeColor="text1"/>
          <w:sz w:val="24"/>
          <w:szCs w:val="24"/>
        </w:rPr>
      </w:pPr>
      <w:r w:rsidRPr="00270FBE">
        <w:rPr>
          <w:rFonts w:ascii="Times New Roman" w:hAnsi="Times New Roman"/>
          <w:color w:val="000000" w:themeColor="text1"/>
          <w:sz w:val="24"/>
          <w:szCs w:val="24"/>
        </w:rPr>
        <w:t>Структура классификационного кода долж</w:t>
      </w:r>
      <w:r w:rsidR="007D181A" w:rsidRPr="00270FBE">
        <w:rPr>
          <w:rFonts w:ascii="Times New Roman" w:hAnsi="Times New Roman"/>
          <w:color w:val="000000" w:themeColor="text1"/>
          <w:sz w:val="24"/>
          <w:szCs w:val="24"/>
        </w:rPr>
        <w:t>на</w:t>
      </w:r>
      <w:r w:rsidRPr="00270FBE">
        <w:rPr>
          <w:rFonts w:ascii="Times New Roman" w:hAnsi="Times New Roman"/>
          <w:color w:val="000000" w:themeColor="text1"/>
          <w:sz w:val="24"/>
          <w:szCs w:val="24"/>
        </w:rPr>
        <w:t xml:space="preserve"> быть уникальн</w:t>
      </w:r>
      <w:r w:rsidR="007D181A" w:rsidRPr="00270FBE">
        <w:rPr>
          <w:rFonts w:ascii="Times New Roman" w:hAnsi="Times New Roman"/>
          <w:color w:val="000000" w:themeColor="text1"/>
          <w:sz w:val="24"/>
          <w:szCs w:val="24"/>
        </w:rPr>
        <w:t>ой</w:t>
      </w:r>
      <w:r w:rsidRPr="00270FBE">
        <w:rPr>
          <w:rFonts w:ascii="Times New Roman" w:hAnsi="Times New Roman"/>
          <w:color w:val="000000" w:themeColor="text1"/>
          <w:sz w:val="24"/>
          <w:szCs w:val="24"/>
        </w:rPr>
        <w:t xml:space="preserve"> и иметь вид:</w:t>
      </w:r>
    </w:p>
    <w:p w14:paraId="2E0F7B7E" w14:textId="77777777" w:rsidR="004F038D" w:rsidRPr="00270FBE" w:rsidRDefault="004F038D" w:rsidP="00600801">
      <w:pPr>
        <w:pStyle w:val="afff"/>
        <w:tabs>
          <w:tab w:val="left" w:pos="993"/>
        </w:tabs>
        <w:spacing w:before="0" w:after="0" w:line="240" w:lineRule="auto"/>
        <w:ind w:firstLine="284"/>
        <w:rPr>
          <w:rFonts w:ascii="Times New Roman" w:hAnsi="Times New Roman"/>
          <w:color w:val="000000" w:themeColor="text1"/>
          <w:sz w:val="24"/>
          <w:szCs w:val="24"/>
        </w:rPr>
      </w:pPr>
      <w:r w:rsidRPr="00270FBE">
        <w:rPr>
          <w:rFonts w:ascii="Times New Roman" w:hAnsi="Times New Roman"/>
          <w:color w:val="000000" w:themeColor="text1"/>
          <w:sz w:val="24"/>
          <w:szCs w:val="24"/>
        </w:rPr>
        <w:t>ХХ.ХХ. … ХХ,</w:t>
      </w:r>
    </w:p>
    <w:p w14:paraId="230154BC" w14:textId="59C54D4A" w:rsidR="004F038D" w:rsidRPr="00270FBE" w:rsidRDefault="004F038D" w:rsidP="00600801">
      <w:pPr>
        <w:pStyle w:val="afff"/>
        <w:tabs>
          <w:tab w:val="left" w:pos="993"/>
        </w:tabs>
        <w:spacing w:before="0" w:after="0" w:line="240" w:lineRule="auto"/>
        <w:ind w:firstLine="284"/>
        <w:rPr>
          <w:rFonts w:ascii="Times New Roman" w:hAnsi="Times New Roman"/>
          <w:color w:val="000000" w:themeColor="text1"/>
          <w:sz w:val="24"/>
          <w:szCs w:val="24"/>
        </w:rPr>
      </w:pPr>
      <w:r w:rsidRPr="00270FBE">
        <w:rPr>
          <w:rFonts w:ascii="Times New Roman" w:hAnsi="Times New Roman"/>
          <w:color w:val="000000" w:themeColor="text1"/>
          <w:sz w:val="24"/>
          <w:szCs w:val="24"/>
        </w:rPr>
        <w:t>где ХХ – это обозначение порядкового номера класса на соответствующем уровне деления. К коду предыдущего класса добавляется код текущего класса На текущем уровне нумерация начинается с 01 и далее по порядку. Примеры кодировки показаны на Рисунк</w:t>
      </w:r>
      <w:r w:rsidR="00EF2BA6" w:rsidRPr="00270FBE">
        <w:rPr>
          <w:rFonts w:ascii="Times New Roman" w:hAnsi="Times New Roman"/>
          <w:color w:val="000000" w:themeColor="text1"/>
          <w:sz w:val="24"/>
          <w:szCs w:val="24"/>
        </w:rPr>
        <w:t>ах 7 и</w:t>
      </w:r>
      <w:r w:rsidRPr="00270FBE">
        <w:rPr>
          <w:rFonts w:ascii="Times New Roman" w:hAnsi="Times New Roman"/>
          <w:color w:val="000000" w:themeColor="text1"/>
          <w:sz w:val="24"/>
          <w:szCs w:val="24"/>
        </w:rPr>
        <w:t xml:space="preserve"> </w:t>
      </w:r>
      <w:r w:rsidR="00600801" w:rsidRPr="00270FBE">
        <w:rPr>
          <w:rFonts w:ascii="Times New Roman" w:hAnsi="Times New Roman"/>
          <w:color w:val="000000" w:themeColor="text1"/>
          <w:sz w:val="24"/>
          <w:szCs w:val="24"/>
        </w:rPr>
        <w:t>8</w:t>
      </w:r>
      <w:r w:rsidRPr="00270FBE">
        <w:rPr>
          <w:rFonts w:ascii="Times New Roman" w:hAnsi="Times New Roman"/>
          <w:color w:val="000000" w:themeColor="text1"/>
          <w:sz w:val="24"/>
          <w:szCs w:val="24"/>
        </w:rPr>
        <w:t>.</w:t>
      </w:r>
    </w:p>
    <w:p w14:paraId="2F701B98" w14:textId="77777777" w:rsidR="00600801" w:rsidRPr="00602489" w:rsidRDefault="00600801" w:rsidP="00600801">
      <w:pPr>
        <w:pStyle w:val="afff"/>
        <w:tabs>
          <w:tab w:val="left" w:pos="993"/>
        </w:tabs>
        <w:spacing w:before="0" w:after="0" w:line="240" w:lineRule="auto"/>
        <w:ind w:firstLine="284"/>
        <w:rPr>
          <w:rFonts w:ascii="Times New Roman" w:hAnsi="Times New Roman"/>
          <w:sz w:val="24"/>
          <w:szCs w:val="24"/>
        </w:rPr>
      </w:pPr>
    </w:p>
    <w:p w14:paraId="051C8079" w14:textId="77777777" w:rsidR="004F038D" w:rsidRPr="003574C7" w:rsidRDefault="004F038D" w:rsidP="004F038D">
      <w:pPr>
        <w:pStyle w:val="10"/>
        <w:numPr>
          <w:ilvl w:val="0"/>
          <w:numId w:val="68"/>
        </w:numPr>
        <w:spacing w:before="0"/>
        <w:ind w:left="720"/>
        <w:jc w:val="center"/>
        <w:rPr>
          <w:rFonts w:ascii="Times New Roman" w:hAnsi="Times New Roman" w:cs="Times New Roman"/>
          <w:color w:val="auto"/>
          <w:sz w:val="24"/>
          <w:szCs w:val="24"/>
        </w:rPr>
      </w:pPr>
      <w:bookmarkStart w:id="155" w:name="_Toc210631397"/>
      <w:r w:rsidRPr="003574C7">
        <w:rPr>
          <w:rFonts w:ascii="Times New Roman" w:hAnsi="Times New Roman" w:cs="Times New Roman"/>
          <w:b/>
          <w:bCs/>
          <w:color w:val="auto"/>
          <w:sz w:val="24"/>
          <w:szCs w:val="24"/>
        </w:rPr>
        <w:t>Условия ограничения классификации</w:t>
      </w:r>
      <w:bookmarkEnd w:id="155"/>
    </w:p>
    <w:p w14:paraId="31796312" w14:textId="77777777" w:rsidR="004F038D" w:rsidRPr="00B14E19" w:rsidRDefault="004F038D" w:rsidP="004F038D">
      <w:pPr>
        <w:pStyle w:val="afff"/>
        <w:numPr>
          <w:ilvl w:val="1"/>
          <w:numId w:val="68"/>
        </w:numPr>
        <w:tabs>
          <w:tab w:val="left" w:pos="993"/>
          <w:tab w:val="left" w:pos="1134"/>
        </w:tabs>
        <w:spacing w:before="0" w:after="0" w:line="240" w:lineRule="auto"/>
        <w:ind w:left="0" w:firstLine="284"/>
        <w:rPr>
          <w:rFonts w:ascii="Times New Roman" w:hAnsi="Times New Roman"/>
          <w:sz w:val="24"/>
          <w:szCs w:val="24"/>
        </w:rPr>
      </w:pPr>
      <w:r w:rsidRPr="00B14E19">
        <w:rPr>
          <w:rFonts w:ascii="Times New Roman" w:hAnsi="Times New Roman"/>
          <w:sz w:val="24"/>
          <w:szCs w:val="24"/>
        </w:rPr>
        <w:t>Дальнейшая классификации прекращается при достижении предопределённого узлового уровня, например, категории «Обувь». Последующий уровень описывается не через создание новых классов, а через Шаблон класса.</w:t>
      </w:r>
    </w:p>
    <w:p w14:paraId="18DA7D76" w14:textId="77777777" w:rsidR="004F038D" w:rsidRPr="00B14E19" w:rsidRDefault="004F038D" w:rsidP="004F038D">
      <w:pPr>
        <w:pStyle w:val="afff"/>
        <w:tabs>
          <w:tab w:val="left" w:pos="993"/>
        </w:tabs>
        <w:spacing w:before="0" w:after="0" w:line="240" w:lineRule="auto"/>
        <w:ind w:firstLine="567"/>
        <w:rPr>
          <w:rFonts w:ascii="Times New Roman" w:hAnsi="Times New Roman"/>
          <w:sz w:val="24"/>
          <w:szCs w:val="24"/>
        </w:rPr>
      </w:pPr>
      <w:r w:rsidRPr="00B14E19">
        <w:rPr>
          <w:rFonts w:ascii="Times New Roman" w:hAnsi="Times New Roman"/>
          <w:sz w:val="24"/>
          <w:szCs w:val="24"/>
        </w:rPr>
        <w:t xml:space="preserve">Например: </w:t>
      </w:r>
    </w:p>
    <w:p w14:paraId="110BDC21" w14:textId="77777777" w:rsidR="004F038D" w:rsidRPr="00B14E19" w:rsidRDefault="004F038D" w:rsidP="004F038D">
      <w:pPr>
        <w:pStyle w:val="afff"/>
        <w:numPr>
          <w:ilvl w:val="0"/>
          <w:numId w:val="96"/>
        </w:numPr>
        <w:tabs>
          <w:tab w:val="left" w:pos="993"/>
        </w:tabs>
        <w:spacing w:before="0" w:after="0" w:line="240" w:lineRule="auto"/>
        <w:ind w:left="0" w:firstLine="567"/>
        <w:rPr>
          <w:rFonts w:ascii="Times New Roman" w:hAnsi="Times New Roman"/>
          <w:sz w:val="24"/>
          <w:szCs w:val="24"/>
        </w:rPr>
      </w:pPr>
      <w:r w:rsidRPr="00B14E19">
        <w:rPr>
          <w:rFonts w:ascii="Times New Roman" w:hAnsi="Times New Roman"/>
          <w:sz w:val="24"/>
          <w:szCs w:val="24"/>
        </w:rPr>
        <w:t xml:space="preserve">Ботинки; </w:t>
      </w:r>
    </w:p>
    <w:p w14:paraId="0F08A3AD" w14:textId="77777777" w:rsidR="004F038D" w:rsidRPr="00B14E19" w:rsidRDefault="004F038D" w:rsidP="004F038D">
      <w:pPr>
        <w:pStyle w:val="afff"/>
        <w:numPr>
          <w:ilvl w:val="0"/>
          <w:numId w:val="96"/>
        </w:numPr>
        <w:tabs>
          <w:tab w:val="left" w:pos="993"/>
        </w:tabs>
        <w:spacing w:before="0" w:after="0" w:line="240" w:lineRule="auto"/>
        <w:ind w:left="0" w:firstLine="567"/>
        <w:rPr>
          <w:rFonts w:ascii="Times New Roman" w:hAnsi="Times New Roman"/>
          <w:sz w:val="24"/>
          <w:szCs w:val="24"/>
        </w:rPr>
      </w:pPr>
      <w:r w:rsidRPr="00B14E19">
        <w:rPr>
          <w:rFonts w:ascii="Times New Roman" w:hAnsi="Times New Roman"/>
          <w:sz w:val="24"/>
          <w:szCs w:val="24"/>
        </w:rPr>
        <w:t>Сапоги;</w:t>
      </w:r>
    </w:p>
    <w:p w14:paraId="597BD47A" w14:textId="77777777" w:rsidR="004F038D" w:rsidRPr="00B14E19" w:rsidRDefault="004F038D" w:rsidP="004F038D">
      <w:pPr>
        <w:pStyle w:val="afff"/>
        <w:numPr>
          <w:ilvl w:val="0"/>
          <w:numId w:val="96"/>
        </w:numPr>
        <w:tabs>
          <w:tab w:val="left" w:pos="993"/>
        </w:tabs>
        <w:spacing w:before="0" w:after="0" w:line="240" w:lineRule="auto"/>
        <w:ind w:left="0" w:firstLine="567"/>
        <w:rPr>
          <w:rFonts w:ascii="Times New Roman" w:hAnsi="Times New Roman"/>
          <w:sz w:val="24"/>
          <w:szCs w:val="24"/>
        </w:rPr>
      </w:pPr>
      <w:r w:rsidRPr="00B14E19">
        <w:rPr>
          <w:rFonts w:ascii="Times New Roman" w:hAnsi="Times New Roman"/>
          <w:sz w:val="24"/>
          <w:szCs w:val="24"/>
        </w:rPr>
        <w:t>Валенки.</w:t>
      </w:r>
    </w:p>
    <w:p w14:paraId="3EE4E98B" w14:textId="2BAF85F7" w:rsidR="00376FCC" w:rsidRPr="00B14E19" w:rsidRDefault="004F038D" w:rsidP="00502A5B">
      <w:pPr>
        <w:pStyle w:val="afff"/>
        <w:numPr>
          <w:ilvl w:val="2"/>
          <w:numId w:val="68"/>
        </w:numPr>
        <w:tabs>
          <w:tab w:val="left" w:pos="1134"/>
        </w:tabs>
        <w:spacing w:before="0" w:after="0" w:line="240" w:lineRule="auto"/>
        <w:ind w:left="567" w:firstLine="0"/>
        <w:rPr>
          <w:rFonts w:ascii="Times New Roman" w:hAnsi="Times New Roman"/>
          <w:sz w:val="24"/>
          <w:szCs w:val="24"/>
        </w:rPr>
      </w:pPr>
      <w:r w:rsidRPr="00B14E19">
        <w:rPr>
          <w:rFonts w:ascii="Times New Roman" w:hAnsi="Times New Roman"/>
          <w:sz w:val="24"/>
          <w:szCs w:val="24"/>
        </w:rPr>
        <w:t>В Шаблоны класса включаются атрибуты описания сущности  и вспомогательные атрибуты, необходимые для пользователей записи.</w:t>
      </w:r>
    </w:p>
    <w:p w14:paraId="6D822C32" w14:textId="3ABB4F7B" w:rsidR="004F038D" w:rsidRPr="00B14E19" w:rsidRDefault="004F038D" w:rsidP="00376FCC">
      <w:pPr>
        <w:pStyle w:val="afff"/>
        <w:tabs>
          <w:tab w:val="left" w:pos="1134"/>
        </w:tabs>
        <w:spacing w:before="0" w:after="0" w:line="240" w:lineRule="auto"/>
        <w:ind w:left="567" w:firstLine="0"/>
        <w:rPr>
          <w:rFonts w:ascii="Times New Roman" w:hAnsi="Times New Roman"/>
          <w:sz w:val="24"/>
          <w:szCs w:val="24"/>
        </w:rPr>
      </w:pPr>
      <w:r w:rsidRPr="00B14E19">
        <w:rPr>
          <w:rFonts w:ascii="Times New Roman" w:hAnsi="Times New Roman"/>
          <w:sz w:val="24"/>
          <w:szCs w:val="24"/>
        </w:rPr>
        <w:t>Например:</w:t>
      </w:r>
    </w:p>
    <w:p w14:paraId="35E66098" w14:textId="77777777" w:rsidR="004F038D" w:rsidRPr="00B14E19" w:rsidRDefault="004F038D" w:rsidP="00376FCC">
      <w:pPr>
        <w:pStyle w:val="afff"/>
        <w:numPr>
          <w:ilvl w:val="0"/>
          <w:numId w:val="97"/>
        </w:numPr>
        <w:tabs>
          <w:tab w:val="left" w:pos="993"/>
        </w:tabs>
        <w:spacing w:before="0" w:after="0" w:line="240" w:lineRule="auto"/>
        <w:ind w:left="0" w:firstLine="567"/>
        <w:rPr>
          <w:rFonts w:ascii="Times New Roman" w:hAnsi="Times New Roman"/>
          <w:sz w:val="24"/>
          <w:szCs w:val="24"/>
        </w:rPr>
      </w:pPr>
      <w:r w:rsidRPr="00B14E19">
        <w:rPr>
          <w:rFonts w:ascii="Times New Roman" w:hAnsi="Times New Roman"/>
          <w:sz w:val="24"/>
          <w:szCs w:val="24"/>
        </w:rPr>
        <w:t>Модельный ряд;</w:t>
      </w:r>
    </w:p>
    <w:p w14:paraId="62146662" w14:textId="77777777" w:rsidR="004F038D" w:rsidRPr="00B14E19" w:rsidRDefault="004F038D" w:rsidP="00376FCC">
      <w:pPr>
        <w:pStyle w:val="afff"/>
        <w:numPr>
          <w:ilvl w:val="0"/>
          <w:numId w:val="97"/>
        </w:numPr>
        <w:tabs>
          <w:tab w:val="left" w:pos="993"/>
        </w:tabs>
        <w:spacing w:before="0" w:after="0" w:line="240" w:lineRule="auto"/>
        <w:ind w:left="0" w:firstLine="567"/>
        <w:rPr>
          <w:rFonts w:ascii="Times New Roman" w:hAnsi="Times New Roman"/>
          <w:sz w:val="24"/>
          <w:szCs w:val="24"/>
        </w:rPr>
      </w:pPr>
      <w:r w:rsidRPr="00B14E19">
        <w:rPr>
          <w:rFonts w:ascii="Times New Roman" w:hAnsi="Times New Roman"/>
          <w:sz w:val="24"/>
          <w:szCs w:val="24"/>
        </w:rPr>
        <w:t>Размер обуви;</w:t>
      </w:r>
    </w:p>
    <w:p w14:paraId="43A89C29" w14:textId="77777777" w:rsidR="004F038D" w:rsidRPr="00B14E19" w:rsidRDefault="004F038D" w:rsidP="00376FCC">
      <w:pPr>
        <w:pStyle w:val="afff"/>
        <w:numPr>
          <w:ilvl w:val="0"/>
          <w:numId w:val="97"/>
        </w:numPr>
        <w:tabs>
          <w:tab w:val="left" w:pos="993"/>
        </w:tabs>
        <w:spacing w:before="0" w:after="0" w:line="240" w:lineRule="auto"/>
        <w:ind w:left="0" w:firstLine="567"/>
        <w:rPr>
          <w:rFonts w:ascii="Times New Roman" w:hAnsi="Times New Roman"/>
          <w:sz w:val="24"/>
          <w:szCs w:val="24"/>
        </w:rPr>
      </w:pPr>
      <w:r w:rsidRPr="00B14E19">
        <w:rPr>
          <w:rFonts w:ascii="Times New Roman" w:hAnsi="Times New Roman"/>
          <w:sz w:val="24"/>
          <w:szCs w:val="24"/>
        </w:rPr>
        <w:t>Сезонность.</w:t>
      </w:r>
    </w:p>
    <w:p w14:paraId="367BB393" w14:textId="77777777" w:rsidR="004F038D" w:rsidRPr="00B14E19" w:rsidRDefault="004F038D" w:rsidP="004F038D">
      <w:pPr>
        <w:pStyle w:val="afff"/>
        <w:numPr>
          <w:ilvl w:val="0"/>
          <w:numId w:val="97"/>
        </w:numPr>
        <w:tabs>
          <w:tab w:val="left" w:pos="993"/>
        </w:tabs>
        <w:spacing w:before="0" w:after="0" w:line="240" w:lineRule="auto"/>
        <w:ind w:left="0" w:firstLine="567"/>
        <w:rPr>
          <w:rFonts w:ascii="Times New Roman" w:hAnsi="Times New Roman"/>
          <w:sz w:val="24"/>
          <w:szCs w:val="24"/>
        </w:rPr>
      </w:pPr>
      <w:r w:rsidRPr="00B14E19">
        <w:rPr>
          <w:rFonts w:ascii="Times New Roman" w:hAnsi="Times New Roman"/>
          <w:sz w:val="24"/>
          <w:szCs w:val="24"/>
        </w:rPr>
        <w:t>Материал подошвы.</w:t>
      </w:r>
    </w:p>
    <w:p w14:paraId="42A4F0B5" w14:textId="77777777" w:rsidR="004F038D" w:rsidRPr="00B14E19" w:rsidRDefault="004F038D" w:rsidP="004F038D">
      <w:pPr>
        <w:pStyle w:val="afff"/>
        <w:numPr>
          <w:ilvl w:val="2"/>
          <w:numId w:val="68"/>
        </w:numPr>
        <w:tabs>
          <w:tab w:val="left" w:pos="993"/>
        </w:tabs>
        <w:spacing w:before="0" w:after="0" w:line="240" w:lineRule="auto"/>
        <w:ind w:left="0" w:firstLine="284"/>
        <w:rPr>
          <w:rFonts w:ascii="Times New Roman" w:hAnsi="Times New Roman"/>
          <w:sz w:val="24"/>
          <w:szCs w:val="24"/>
        </w:rPr>
      </w:pPr>
      <w:r w:rsidRPr="00B14E19">
        <w:rPr>
          <w:rFonts w:ascii="Times New Roman" w:hAnsi="Times New Roman"/>
          <w:sz w:val="24"/>
          <w:szCs w:val="24"/>
        </w:rPr>
        <w:t>Новые типы обуви не добавляются в иерархию классификатора, а создаются новые Шаблоны класса, при условии, что существующие Шаблоны класса не закрывают потребности Компании.</w:t>
      </w:r>
    </w:p>
    <w:p w14:paraId="4CB33595" w14:textId="77777777" w:rsidR="004F038D" w:rsidRPr="00B14E19" w:rsidRDefault="004F038D" w:rsidP="004F038D">
      <w:pPr>
        <w:pStyle w:val="afff"/>
        <w:numPr>
          <w:ilvl w:val="1"/>
          <w:numId w:val="68"/>
        </w:numPr>
        <w:tabs>
          <w:tab w:val="left" w:pos="993"/>
          <w:tab w:val="left" w:pos="1134"/>
        </w:tabs>
        <w:spacing w:before="0" w:after="0" w:line="240" w:lineRule="auto"/>
        <w:ind w:left="0" w:firstLine="284"/>
        <w:rPr>
          <w:rFonts w:ascii="Times New Roman" w:hAnsi="Times New Roman"/>
          <w:sz w:val="24"/>
          <w:szCs w:val="24"/>
        </w:rPr>
      </w:pPr>
      <w:r w:rsidRPr="00B14E19">
        <w:rPr>
          <w:rFonts w:ascii="Times New Roman" w:hAnsi="Times New Roman"/>
          <w:sz w:val="24"/>
          <w:szCs w:val="24"/>
        </w:rPr>
        <w:t>Запрещено создавать классы классификатора внутри класса в котором присутствуют Шаблоны класса. Например: класс «Обувь» → «Сапоги» → «Сапоги резиновые». Вся дополнительная детализация описывается через Шаблоны класса, а не через расширение древовидной структуры классификатора.</w:t>
      </w:r>
    </w:p>
    <w:p w14:paraId="121B6934" w14:textId="32878501" w:rsidR="004F038D" w:rsidRPr="00B14E19" w:rsidRDefault="00DA410F" w:rsidP="004F038D">
      <w:pPr>
        <w:pStyle w:val="aff4"/>
        <w:numPr>
          <w:ilvl w:val="1"/>
          <w:numId w:val="68"/>
        </w:numPr>
        <w:tabs>
          <w:tab w:val="left" w:pos="1134"/>
        </w:tabs>
        <w:spacing w:before="0" w:beforeAutospacing="0" w:after="0" w:afterAutospacing="0"/>
        <w:ind w:left="0" w:firstLine="567"/>
        <w:jc w:val="both"/>
        <w:rPr>
          <w:rFonts w:ascii="Times New Roman" w:hAnsi="Times New Roman"/>
          <w:sz w:val="24"/>
        </w:rPr>
      </w:pPr>
      <w:r>
        <w:rPr>
          <w:rFonts w:ascii="Times New Roman" w:hAnsi="Times New Roman"/>
          <w:sz w:val="24"/>
        </w:rPr>
        <w:lastRenderedPageBreak/>
        <w:t>Условия ограничения классификации</w:t>
      </w:r>
      <w:r w:rsidR="00457E95">
        <w:rPr>
          <w:rFonts w:ascii="Times New Roman" w:hAnsi="Times New Roman"/>
          <w:sz w:val="24"/>
        </w:rPr>
        <w:t xml:space="preserve"> </w:t>
      </w:r>
      <w:r w:rsidR="004F038D" w:rsidRPr="00B14E19">
        <w:rPr>
          <w:rFonts w:ascii="Times New Roman" w:hAnsi="Times New Roman"/>
          <w:sz w:val="24"/>
        </w:rPr>
        <w:t>применяются ко всем классам классификатора, достигшим установленного уровня детализации. Если для других классов (например, «Одежда») определены Шаблоны классов, то иерархия останавливается.</w:t>
      </w:r>
    </w:p>
    <w:p w14:paraId="409F9BB9" w14:textId="77777777" w:rsidR="004F038D" w:rsidRPr="003574C7" w:rsidRDefault="004F038D" w:rsidP="004F038D">
      <w:pPr>
        <w:pStyle w:val="afff"/>
        <w:tabs>
          <w:tab w:val="left" w:pos="993"/>
          <w:tab w:val="left" w:pos="1276"/>
        </w:tabs>
        <w:spacing w:before="0" w:after="0" w:line="240" w:lineRule="auto"/>
        <w:rPr>
          <w:rFonts w:ascii="Times New Roman" w:hAnsi="Times New Roman"/>
        </w:rPr>
      </w:pPr>
    </w:p>
    <w:p w14:paraId="4625EC03" w14:textId="77777777" w:rsidR="004F038D" w:rsidRDefault="004F038D" w:rsidP="004F038D">
      <w:pPr>
        <w:pStyle w:val="10"/>
        <w:numPr>
          <w:ilvl w:val="0"/>
          <w:numId w:val="68"/>
        </w:numPr>
        <w:spacing w:before="0"/>
        <w:ind w:left="720"/>
        <w:jc w:val="center"/>
        <w:rPr>
          <w:rFonts w:ascii="Times New Roman" w:hAnsi="Times New Roman" w:cs="Times New Roman"/>
          <w:b/>
          <w:bCs/>
          <w:color w:val="auto"/>
          <w:sz w:val="24"/>
          <w:szCs w:val="24"/>
        </w:rPr>
      </w:pPr>
      <w:bookmarkStart w:id="156" w:name="_Toc210631398"/>
      <w:r w:rsidRPr="003574C7">
        <w:rPr>
          <w:rFonts w:ascii="Times New Roman" w:hAnsi="Times New Roman" w:cs="Times New Roman"/>
          <w:b/>
          <w:bCs/>
          <w:color w:val="auto"/>
          <w:sz w:val="24"/>
          <w:szCs w:val="24"/>
        </w:rPr>
        <w:t>Требование к управлению реестром метаданных классификатора</w:t>
      </w:r>
      <w:bookmarkEnd w:id="156"/>
    </w:p>
    <w:p w14:paraId="37DC06D5" w14:textId="77777777" w:rsidR="004F038D" w:rsidRPr="00B14E19" w:rsidRDefault="004F038D" w:rsidP="004F038D">
      <w:pPr>
        <w:pStyle w:val="aff4"/>
        <w:numPr>
          <w:ilvl w:val="1"/>
          <w:numId w:val="68"/>
        </w:numPr>
        <w:tabs>
          <w:tab w:val="left" w:pos="1134"/>
        </w:tabs>
        <w:spacing w:before="0" w:beforeAutospacing="0" w:after="0" w:afterAutospacing="0"/>
        <w:ind w:left="-142" w:firstLine="426"/>
        <w:jc w:val="both"/>
        <w:rPr>
          <w:rFonts w:ascii="Times New Roman" w:hAnsi="Times New Roman"/>
          <w:sz w:val="24"/>
        </w:rPr>
      </w:pPr>
      <w:r w:rsidRPr="00B14E19">
        <w:rPr>
          <w:rFonts w:ascii="Times New Roman" w:hAnsi="Times New Roman"/>
          <w:sz w:val="24"/>
        </w:rPr>
        <w:t xml:space="preserve">Цель создания и управления реестром метаданных классификатора: </w:t>
      </w:r>
    </w:p>
    <w:p w14:paraId="0EFEE7C2" w14:textId="77777777" w:rsidR="004F038D" w:rsidRPr="00B14E19" w:rsidRDefault="004F038D" w:rsidP="004F038D">
      <w:pPr>
        <w:pStyle w:val="aff4"/>
        <w:numPr>
          <w:ilvl w:val="2"/>
          <w:numId w:val="68"/>
        </w:numPr>
        <w:tabs>
          <w:tab w:val="left" w:pos="1134"/>
        </w:tabs>
        <w:spacing w:before="0" w:beforeAutospacing="0" w:after="0" w:afterAutospacing="0"/>
        <w:ind w:left="-142" w:firstLine="426"/>
        <w:jc w:val="both"/>
        <w:rPr>
          <w:rFonts w:ascii="Times New Roman" w:hAnsi="Times New Roman"/>
          <w:sz w:val="24"/>
        </w:rPr>
      </w:pPr>
      <w:r w:rsidRPr="00B14E19">
        <w:rPr>
          <w:rFonts w:ascii="Times New Roman" w:hAnsi="Times New Roman"/>
          <w:sz w:val="24"/>
        </w:rPr>
        <w:t>Создать централизованный, авторитетный источник информации о наименовании классов, Шаблонов классов и атрибутах, семантике и взаимосвязях.</w:t>
      </w:r>
    </w:p>
    <w:p w14:paraId="640DB0CD" w14:textId="77777777" w:rsidR="004F038D" w:rsidRPr="00B14E19" w:rsidRDefault="004F038D" w:rsidP="004F038D">
      <w:pPr>
        <w:pStyle w:val="aff4"/>
        <w:numPr>
          <w:ilvl w:val="2"/>
          <w:numId w:val="68"/>
        </w:numPr>
        <w:tabs>
          <w:tab w:val="left" w:pos="1134"/>
        </w:tabs>
        <w:spacing w:before="0" w:beforeAutospacing="0" w:after="0" w:afterAutospacing="0"/>
        <w:ind w:left="-142" w:firstLine="426"/>
        <w:jc w:val="both"/>
        <w:rPr>
          <w:rFonts w:ascii="Times New Roman" w:hAnsi="Times New Roman"/>
          <w:sz w:val="24"/>
        </w:rPr>
      </w:pPr>
      <w:r w:rsidRPr="00B14E19">
        <w:rPr>
          <w:rFonts w:ascii="Times New Roman" w:hAnsi="Times New Roman"/>
          <w:sz w:val="24"/>
        </w:rPr>
        <w:t>Устранить необоснованное дублирования наименования классов, Шаблонов классов и атрибутов в одной цепочке наследования и содействовать правильному повторному использованию.</w:t>
      </w:r>
    </w:p>
    <w:p w14:paraId="7C449291" w14:textId="77777777" w:rsidR="004F038D" w:rsidRPr="00B14E19" w:rsidRDefault="004F038D" w:rsidP="004F038D">
      <w:pPr>
        <w:pStyle w:val="aff4"/>
        <w:numPr>
          <w:ilvl w:val="2"/>
          <w:numId w:val="68"/>
        </w:numPr>
        <w:tabs>
          <w:tab w:val="left" w:pos="1134"/>
        </w:tabs>
        <w:spacing w:before="0" w:beforeAutospacing="0" w:after="0" w:afterAutospacing="0"/>
        <w:ind w:left="-142" w:firstLine="426"/>
        <w:jc w:val="both"/>
        <w:rPr>
          <w:rFonts w:ascii="Times New Roman" w:hAnsi="Times New Roman"/>
          <w:sz w:val="24"/>
        </w:rPr>
      </w:pPr>
      <w:r w:rsidRPr="00B14E19">
        <w:rPr>
          <w:rFonts w:ascii="Times New Roman" w:hAnsi="Times New Roman"/>
          <w:sz w:val="24"/>
        </w:rPr>
        <w:t>Обнаружить атрибуты с одинаковой или схожей семантикой, но находящихся в несвязанных классах, для нормализации модели данных, устранить избыточность и повысить согласованность.</w:t>
      </w:r>
    </w:p>
    <w:p w14:paraId="6DB7CCAB" w14:textId="1A32B7FB" w:rsidR="004F038D" w:rsidRPr="00B14E19" w:rsidRDefault="004F038D" w:rsidP="004F038D">
      <w:pPr>
        <w:pStyle w:val="aff4"/>
        <w:numPr>
          <w:ilvl w:val="2"/>
          <w:numId w:val="68"/>
        </w:numPr>
        <w:tabs>
          <w:tab w:val="left" w:pos="1134"/>
        </w:tabs>
        <w:spacing w:before="0" w:beforeAutospacing="0" w:after="0" w:afterAutospacing="0"/>
        <w:ind w:left="-142" w:firstLine="426"/>
        <w:jc w:val="both"/>
        <w:rPr>
          <w:rFonts w:ascii="Times New Roman" w:hAnsi="Times New Roman"/>
          <w:sz w:val="24"/>
        </w:rPr>
      </w:pPr>
      <w:r w:rsidRPr="00B14E19">
        <w:rPr>
          <w:rFonts w:ascii="Times New Roman" w:hAnsi="Times New Roman"/>
          <w:sz w:val="24"/>
        </w:rPr>
        <w:t>Фиксировать описания и назначения каждого класса, Шаблона класса,</w:t>
      </w:r>
      <w:r w:rsidR="00567A5E">
        <w:rPr>
          <w:rFonts w:ascii="Times New Roman" w:hAnsi="Times New Roman"/>
          <w:sz w:val="24"/>
        </w:rPr>
        <w:t xml:space="preserve"> атрибутов</w:t>
      </w:r>
      <w:r w:rsidRPr="00B14E19">
        <w:rPr>
          <w:rFonts w:ascii="Times New Roman" w:hAnsi="Times New Roman"/>
          <w:sz w:val="24"/>
        </w:rPr>
        <w:t xml:space="preserve"> чтобы понимать, для каких целей предназначены данные и в каком контексте они должны использоваться, предотвращая семантические ошибки.</w:t>
      </w:r>
    </w:p>
    <w:p w14:paraId="3F33B009" w14:textId="77777777" w:rsidR="004F038D" w:rsidRPr="00B14E19" w:rsidRDefault="004F038D" w:rsidP="004F038D">
      <w:pPr>
        <w:pStyle w:val="aff4"/>
        <w:numPr>
          <w:ilvl w:val="1"/>
          <w:numId w:val="68"/>
        </w:numPr>
        <w:tabs>
          <w:tab w:val="left" w:pos="993"/>
          <w:tab w:val="left" w:pos="1134"/>
        </w:tabs>
        <w:spacing w:before="0" w:beforeAutospacing="0" w:after="0" w:afterAutospacing="0"/>
        <w:ind w:left="-142" w:firstLine="426"/>
        <w:jc w:val="both"/>
        <w:rPr>
          <w:rFonts w:ascii="Times New Roman" w:hAnsi="Times New Roman"/>
          <w:sz w:val="24"/>
        </w:rPr>
      </w:pPr>
      <w:r w:rsidRPr="00B14E19">
        <w:rPr>
          <w:rFonts w:ascii="Times New Roman" w:hAnsi="Times New Roman"/>
          <w:sz w:val="24"/>
        </w:rPr>
        <w:t>Для реализации целей создания и управления реестром метаданных внедрить бизнес-процессы, задачей которых будет поддержка реестра метаданных в актуальном состоянии.</w:t>
      </w:r>
    </w:p>
    <w:p w14:paraId="11D1264C" w14:textId="0EDF95D7" w:rsidR="00655CCB" w:rsidRPr="004404FC" w:rsidRDefault="004F038D" w:rsidP="00655CCB">
      <w:pPr>
        <w:pStyle w:val="aff4"/>
        <w:numPr>
          <w:ilvl w:val="1"/>
          <w:numId w:val="68"/>
        </w:numPr>
        <w:tabs>
          <w:tab w:val="left" w:pos="993"/>
          <w:tab w:val="left" w:pos="1134"/>
        </w:tabs>
        <w:spacing w:before="0" w:beforeAutospacing="0" w:after="0" w:afterAutospacing="0"/>
        <w:ind w:left="-142" w:firstLine="426"/>
        <w:jc w:val="both"/>
        <w:rPr>
          <w:ins w:id="157" w:author="Пользователь" w:date="2025-10-27T09:51:00Z" w16du:dateUtc="2025-10-27T06:51:00Z"/>
          <w:rFonts w:ascii="Times New Roman" w:hAnsi="Times New Roman"/>
          <w:sz w:val="24"/>
        </w:rPr>
        <w:pPrChange w:id="158" w:author="Пользователь" w:date="2025-10-27T09:52:00Z" w16du:dateUtc="2025-10-27T06:52:00Z">
          <w:pPr>
            <w:pStyle w:val="aff4"/>
            <w:numPr>
              <w:ilvl w:val="2"/>
              <w:numId w:val="109"/>
            </w:numPr>
            <w:tabs>
              <w:tab w:val="left" w:pos="993"/>
              <w:tab w:val="left" w:pos="1134"/>
            </w:tabs>
            <w:spacing w:before="0" w:beforeAutospacing="0" w:after="0" w:afterAutospacing="0"/>
            <w:ind w:firstLine="709"/>
            <w:jc w:val="both"/>
          </w:pPr>
        </w:pPrChange>
      </w:pPr>
      <w:r w:rsidRPr="00602489">
        <w:rPr>
          <w:rFonts w:ascii="Times New Roman" w:hAnsi="Times New Roman"/>
          <w:sz w:val="24"/>
        </w:rPr>
        <w:t xml:space="preserve"> </w:t>
      </w:r>
      <w:del w:id="159" w:author="Пользователь" w:date="2025-10-27T09:51:00Z" w16du:dateUtc="2025-10-27T06:51:00Z">
        <w:r w:rsidRPr="00602489" w:rsidDel="00655CCB">
          <w:rPr>
            <w:rFonts w:ascii="Times New Roman" w:hAnsi="Times New Roman"/>
            <w:sz w:val="24"/>
          </w:rPr>
          <w:delText>Пример процесса управления реестром метаданных приведен на рисунке 11.</w:delText>
        </w:r>
      </w:del>
      <w:ins w:id="160" w:author="Пользователь" w:date="2025-10-27T09:51:00Z" w16du:dateUtc="2025-10-27T06:51:00Z">
        <w:r w:rsidR="00655CCB" w:rsidRPr="004404FC">
          <w:rPr>
            <w:rFonts w:ascii="Times New Roman" w:hAnsi="Times New Roman"/>
            <w:sz w:val="24"/>
          </w:rPr>
          <w:t>В качестве наглядного примера организации процесса на Рисунке 1</w:t>
        </w:r>
        <w:r w:rsidR="00655CCB">
          <w:rPr>
            <w:rFonts w:ascii="Times New Roman" w:hAnsi="Times New Roman"/>
            <w:sz w:val="24"/>
          </w:rPr>
          <w:t>1</w:t>
        </w:r>
        <w:r w:rsidR="00655CCB" w:rsidRPr="004404FC">
          <w:rPr>
            <w:rFonts w:ascii="Times New Roman" w:hAnsi="Times New Roman"/>
            <w:sz w:val="24"/>
          </w:rPr>
          <w:t xml:space="preserve"> представлена схема «Управление </w:t>
        </w:r>
        <w:r w:rsidR="00655CCB">
          <w:rPr>
            <w:rFonts w:ascii="Times New Roman" w:hAnsi="Times New Roman"/>
            <w:sz w:val="24"/>
          </w:rPr>
          <w:t>реестром метаданных»</w:t>
        </w:r>
      </w:ins>
      <w:ins w:id="161" w:author="Пользователь" w:date="2025-10-27T11:00:00Z" w16du:dateUtc="2025-10-27T08:00:00Z">
        <w:r w:rsidR="00230FBC">
          <w:rPr>
            <w:rFonts w:ascii="Times New Roman" w:hAnsi="Times New Roman"/>
            <w:sz w:val="24"/>
          </w:rPr>
          <w:t>.</w:t>
        </w:r>
      </w:ins>
      <w:ins w:id="162" w:author="Пользователь" w:date="2025-10-27T09:51:00Z" w16du:dateUtc="2025-10-27T06:51:00Z">
        <w:r w:rsidR="00655CCB" w:rsidRPr="002031BF">
          <w:rPr>
            <w:rFonts w:ascii="Times New Roman" w:hAnsi="Times New Roman"/>
            <w:sz w:val="24"/>
          </w:rPr>
          <w:t xml:space="preserve"> </w:t>
        </w:r>
        <w:r w:rsidR="00655CCB" w:rsidRPr="004404FC">
          <w:rPr>
            <w:rFonts w:ascii="Times New Roman" w:hAnsi="Times New Roman"/>
            <w:sz w:val="24"/>
          </w:rPr>
          <w:t>Данная схема является иллюстрацией возможного подхода и не предписывает единственно верную структуру</w:t>
        </w:r>
        <w:r w:rsidR="00655CCB" w:rsidRPr="002031BF">
          <w:rPr>
            <w:rFonts w:ascii="Times New Roman" w:hAnsi="Times New Roman"/>
            <w:sz w:val="24"/>
          </w:rPr>
          <w:t>.</w:t>
        </w:r>
        <w:r w:rsidR="00655CCB">
          <w:rPr>
            <w:rFonts w:ascii="Times New Roman" w:hAnsi="Times New Roman"/>
            <w:sz w:val="24"/>
          </w:rPr>
          <w:t xml:space="preserve"> </w:t>
        </w:r>
        <w:r w:rsidR="00655CCB" w:rsidRPr="004404FC">
          <w:rPr>
            <w:rFonts w:ascii="Times New Roman" w:hAnsi="Times New Roman"/>
            <w:sz w:val="24"/>
          </w:rPr>
          <w:t xml:space="preserve">Разработка конкретных процессов должна осуществляться в соответствии с общими принципами, </w:t>
        </w:r>
        <w:r w:rsidR="00655CCB">
          <w:rPr>
            <w:rFonts w:ascii="Times New Roman" w:hAnsi="Times New Roman"/>
            <w:sz w:val="24"/>
          </w:rPr>
          <w:t>управления НСИ</w:t>
        </w:r>
        <w:r w:rsidR="00655CCB">
          <w:rPr>
            <w:rFonts w:ascii="Times New Roman" w:hAnsi="Times New Roman"/>
            <w:sz w:val="24"/>
          </w:rPr>
          <w:t>.</w:t>
        </w:r>
      </w:ins>
    </w:p>
    <w:p w14:paraId="3CF5231C" w14:textId="1FB6ECE1" w:rsidR="004F038D" w:rsidRPr="00602489" w:rsidRDefault="004F038D" w:rsidP="00655CCB">
      <w:pPr>
        <w:pStyle w:val="aff4"/>
        <w:tabs>
          <w:tab w:val="left" w:pos="993"/>
          <w:tab w:val="left" w:pos="1134"/>
        </w:tabs>
        <w:spacing w:before="0" w:beforeAutospacing="0" w:after="0" w:afterAutospacing="0"/>
        <w:ind w:left="284"/>
        <w:jc w:val="both"/>
        <w:rPr>
          <w:rFonts w:ascii="Times New Roman" w:hAnsi="Times New Roman"/>
          <w:sz w:val="24"/>
        </w:rPr>
        <w:pPrChange w:id="163" w:author="Пользователь" w:date="2025-10-27T09:52:00Z" w16du:dateUtc="2025-10-27T06:52:00Z">
          <w:pPr>
            <w:pStyle w:val="aff4"/>
            <w:numPr>
              <w:ilvl w:val="1"/>
              <w:numId w:val="68"/>
            </w:numPr>
            <w:tabs>
              <w:tab w:val="left" w:pos="993"/>
              <w:tab w:val="left" w:pos="1134"/>
            </w:tabs>
            <w:spacing w:before="0" w:beforeAutospacing="0" w:after="0" w:afterAutospacing="0"/>
            <w:ind w:left="-142" w:firstLine="426"/>
            <w:jc w:val="both"/>
          </w:pPr>
        </w:pPrChange>
      </w:pPr>
    </w:p>
    <w:p w14:paraId="7D0704A9" w14:textId="26A03F30" w:rsidR="00397FD7" w:rsidDel="00F4023C" w:rsidRDefault="00397FD7" w:rsidP="00397FD7">
      <w:pPr>
        <w:pStyle w:val="aff4"/>
        <w:tabs>
          <w:tab w:val="left" w:pos="993"/>
          <w:tab w:val="left" w:pos="1134"/>
        </w:tabs>
        <w:spacing w:before="0" w:beforeAutospacing="0" w:after="0" w:afterAutospacing="0"/>
        <w:jc w:val="both"/>
        <w:rPr>
          <w:del w:id="164" w:author="Пользователь" w:date="2025-10-14T09:43:00Z" w16du:dateUtc="2025-10-14T06:43:00Z"/>
        </w:rPr>
      </w:pPr>
    </w:p>
    <w:p w14:paraId="2FD03D80" w14:textId="45ABBE3B" w:rsidR="00ED260A" w:rsidDel="00F4023C" w:rsidRDefault="00ED260A" w:rsidP="00397FD7">
      <w:pPr>
        <w:pStyle w:val="aff4"/>
        <w:tabs>
          <w:tab w:val="left" w:pos="993"/>
          <w:tab w:val="left" w:pos="1134"/>
        </w:tabs>
        <w:spacing w:before="0" w:beforeAutospacing="0" w:after="0" w:afterAutospacing="0"/>
        <w:jc w:val="both"/>
        <w:rPr>
          <w:del w:id="165" w:author="Пользователь" w:date="2025-10-14T09:43:00Z" w16du:dateUtc="2025-10-14T06:43:00Z"/>
        </w:rPr>
      </w:pPr>
    </w:p>
    <w:p w14:paraId="7CAFFF3D" w14:textId="77777777" w:rsidR="00ED260A" w:rsidRPr="003574C7" w:rsidRDefault="00ED260A" w:rsidP="00397FD7">
      <w:pPr>
        <w:pStyle w:val="aff4"/>
        <w:tabs>
          <w:tab w:val="left" w:pos="993"/>
          <w:tab w:val="left" w:pos="1134"/>
        </w:tabs>
        <w:spacing w:before="0" w:beforeAutospacing="0" w:after="0" w:afterAutospacing="0"/>
        <w:jc w:val="both"/>
      </w:pPr>
    </w:p>
    <w:p w14:paraId="2350BAD9" w14:textId="4ECBB736" w:rsidR="004F038D" w:rsidDel="00F4023C" w:rsidRDefault="004F038D" w:rsidP="00F4023C">
      <w:pPr>
        <w:pStyle w:val="aff4"/>
        <w:tabs>
          <w:tab w:val="left" w:pos="1134"/>
          <w:tab w:val="left" w:pos="1560"/>
        </w:tabs>
        <w:spacing w:before="0" w:beforeAutospacing="0" w:after="0" w:afterAutospacing="0"/>
        <w:jc w:val="center"/>
        <w:rPr>
          <w:del w:id="166" w:author="Пользователь" w:date="2025-10-14T09:43:00Z" w16du:dateUtc="2025-10-14T06:43:00Z"/>
          <w:rFonts w:ascii="Times New Roman" w:hAnsi="Times New Roman"/>
          <w:i/>
          <w:iCs/>
        </w:rPr>
      </w:pPr>
      <w:r w:rsidRPr="00ED260A">
        <w:rPr>
          <w:rFonts w:ascii="Times New Roman" w:hAnsi="Times New Roman"/>
          <w:i/>
          <w:iCs/>
        </w:rPr>
        <w:t>Рисунок 11 «Пример процесса управления реестром метаданных»</w:t>
      </w:r>
    </w:p>
    <w:p w14:paraId="03E92DC1" w14:textId="77777777" w:rsidR="00F4023C" w:rsidRPr="00ED260A" w:rsidRDefault="00F4023C" w:rsidP="004F038D">
      <w:pPr>
        <w:pStyle w:val="aff4"/>
        <w:tabs>
          <w:tab w:val="left" w:pos="1134"/>
          <w:tab w:val="left" w:pos="1560"/>
        </w:tabs>
        <w:spacing w:before="0" w:beforeAutospacing="0" w:after="0" w:afterAutospacing="0"/>
        <w:jc w:val="right"/>
        <w:rPr>
          <w:ins w:id="167" w:author="Пользователь" w:date="2025-10-14T09:43:00Z" w16du:dateUtc="2025-10-14T06:43:00Z"/>
          <w:rFonts w:ascii="Times New Roman" w:hAnsi="Times New Roman"/>
          <w:i/>
          <w:iCs/>
        </w:rPr>
      </w:pPr>
    </w:p>
    <w:p w14:paraId="6B1CC9DB" w14:textId="77777777" w:rsidR="004F038D" w:rsidRPr="003574C7" w:rsidRDefault="004F038D">
      <w:pPr>
        <w:pStyle w:val="aff4"/>
        <w:tabs>
          <w:tab w:val="left" w:pos="1134"/>
          <w:tab w:val="left" w:pos="1560"/>
        </w:tabs>
        <w:spacing w:before="0" w:beforeAutospacing="0" w:after="0" w:afterAutospacing="0"/>
        <w:jc w:val="center"/>
        <w:pPrChange w:id="168" w:author="Пользователь" w:date="2025-10-14T09:43:00Z" w16du:dateUtc="2025-10-14T06:43:00Z">
          <w:pPr>
            <w:pStyle w:val="aff4"/>
            <w:tabs>
              <w:tab w:val="left" w:pos="1134"/>
              <w:tab w:val="left" w:pos="1560"/>
            </w:tabs>
            <w:spacing w:before="0" w:beforeAutospacing="0" w:after="0" w:afterAutospacing="0"/>
            <w:jc w:val="both"/>
          </w:pPr>
        </w:pPrChange>
      </w:pPr>
      <w:r w:rsidRPr="003574C7">
        <w:rPr>
          <w:noProof/>
        </w:rPr>
        <w:drawing>
          <wp:inline distT="0" distB="0" distL="0" distR="0" wp14:anchorId="407A8A53" wp14:editId="40BA4027">
            <wp:extent cx="6007908" cy="3129280"/>
            <wp:effectExtent l="0" t="0" r="0" b="0"/>
            <wp:docPr id="991901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01075" name=""/>
                    <pic:cNvPicPr/>
                  </pic:nvPicPr>
                  <pic:blipFill>
                    <a:blip r:embed="rId20"/>
                    <a:stretch>
                      <a:fillRect/>
                    </a:stretch>
                  </pic:blipFill>
                  <pic:spPr>
                    <a:xfrm>
                      <a:off x="0" y="0"/>
                      <a:ext cx="6026540" cy="3138984"/>
                    </a:xfrm>
                    <a:prstGeom prst="rect">
                      <a:avLst/>
                    </a:prstGeom>
                  </pic:spPr>
                </pic:pic>
              </a:graphicData>
            </a:graphic>
          </wp:inline>
        </w:drawing>
      </w:r>
    </w:p>
    <w:p w14:paraId="78EFBFEF" w14:textId="77777777" w:rsidR="009B625E" w:rsidRDefault="009B625E">
      <w:pPr>
        <w:pStyle w:val="aff4"/>
        <w:tabs>
          <w:tab w:val="left" w:pos="1560"/>
        </w:tabs>
        <w:spacing w:before="0" w:beforeAutospacing="0" w:after="0" w:afterAutospacing="0"/>
        <w:ind w:left="851"/>
        <w:jc w:val="both"/>
        <w:rPr>
          <w:ins w:id="169" w:author="Пользователь" w:date="2025-10-14T09:43:00Z" w16du:dateUtc="2025-10-14T06:43:00Z"/>
          <w:rFonts w:ascii="Times New Roman" w:hAnsi="Times New Roman"/>
          <w:sz w:val="24"/>
        </w:rPr>
        <w:pPrChange w:id="170" w:author="Пользователь" w:date="2025-10-14T09:43:00Z" w16du:dateUtc="2025-10-14T06:43:00Z">
          <w:pPr>
            <w:pStyle w:val="aff4"/>
            <w:numPr>
              <w:ilvl w:val="1"/>
              <w:numId w:val="68"/>
            </w:numPr>
            <w:tabs>
              <w:tab w:val="left" w:pos="1560"/>
            </w:tabs>
            <w:spacing w:before="0" w:beforeAutospacing="0" w:after="0" w:afterAutospacing="0"/>
            <w:ind w:left="567" w:firstLine="284"/>
            <w:jc w:val="both"/>
          </w:pPr>
        </w:pPrChange>
      </w:pPr>
    </w:p>
    <w:p w14:paraId="4A78CB26" w14:textId="47754548" w:rsidR="004F038D" w:rsidRPr="00602489" w:rsidRDefault="004F038D" w:rsidP="004F038D">
      <w:pPr>
        <w:pStyle w:val="aff4"/>
        <w:numPr>
          <w:ilvl w:val="1"/>
          <w:numId w:val="68"/>
        </w:numPr>
        <w:tabs>
          <w:tab w:val="left" w:pos="1560"/>
        </w:tabs>
        <w:spacing w:before="0" w:beforeAutospacing="0" w:after="0" w:afterAutospacing="0"/>
        <w:ind w:left="567" w:firstLine="284"/>
        <w:jc w:val="both"/>
        <w:rPr>
          <w:rFonts w:ascii="Times New Roman" w:hAnsi="Times New Roman"/>
          <w:sz w:val="24"/>
        </w:rPr>
      </w:pPr>
      <w:r w:rsidRPr="00602489">
        <w:rPr>
          <w:rFonts w:ascii="Times New Roman" w:hAnsi="Times New Roman"/>
          <w:sz w:val="24"/>
        </w:rPr>
        <w:t>Пример реестра метаданных и его заполнение приведен в Таблице 2.</w:t>
      </w:r>
    </w:p>
    <w:p w14:paraId="17163C8F" w14:textId="77777777" w:rsidR="004F038D" w:rsidRPr="003574C7" w:rsidRDefault="004F038D" w:rsidP="004F038D">
      <w:pPr>
        <w:pStyle w:val="aff4"/>
        <w:tabs>
          <w:tab w:val="left" w:pos="1560"/>
        </w:tabs>
        <w:spacing w:before="0" w:beforeAutospacing="0" w:after="0" w:afterAutospacing="0"/>
        <w:ind w:left="851"/>
        <w:jc w:val="both"/>
      </w:pPr>
    </w:p>
    <w:p w14:paraId="4B1E05ED" w14:textId="6A5C7799" w:rsidR="004F038D" w:rsidRPr="00B14E19" w:rsidRDefault="004F038D" w:rsidP="004F038D">
      <w:pPr>
        <w:pStyle w:val="aff4"/>
        <w:tabs>
          <w:tab w:val="left" w:pos="1134"/>
          <w:tab w:val="left" w:pos="1560"/>
        </w:tabs>
        <w:spacing w:before="0" w:beforeAutospacing="0" w:after="0" w:afterAutospacing="0"/>
        <w:jc w:val="right"/>
        <w:rPr>
          <w:rFonts w:ascii="Times New Roman" w:hAnsi="Times New Roman"/>
        </w:rPr>
      </w:pPr>
      <w:r w:rsidRPr="00B14E19">
        <w:rPr>
          <w:rFonts w:ascii="Times New Roman" w:hAnsi="Times New Roman"/>
        </w:rPr>
        <w:lastRenderedPageBreak/>
        <w:t xml:space="preserve"> </w:t>
      </w:r>
      <w:r w:rsidRPr="00B14E19">
        <w:rPr>
          <w:rFonts w:ascii="Times New Roman" w:hAnsi="Times New Roman"/>
          <w:i/>
          <w:iCs/>
          <w:szCs w:val="22"/>
        </w:rPr>
        <w:t>Таблица 2 «Пример реестра метаданных»</w:t>
      </w:r>
    </w:p>
    <w:p w14:paraId="59D635FB" w14:textId="77777777" w:rsidR="004F038D" w:rsidRPr="003574C7" w:rsidRDefault="004F038D" w:rsidP="004F038D">
      <w:pPr>
        <w:pStyle w:val="afff"/>
        <w:spacing w:before="0" w:after="0" w:line="240" w:lineRule="auto"/>
        <w:ind w:left="567" w:firstLine="0"/>
        <w:rPr>
          <w:rFonts w:ascii="Times New Roman" w:hAnsi="Times New Roman"/>
          <w:sz w:val="24"/>
          <w:szCs w:val="24"/>
        </w:rPr>
      </w:pPr>
    </w:p>
    <w:p w14:paraId="09E1B2B5" w14:textId="77777777" w:rsidR="004F038D" w:rsidRPr="003574C7" w:rsidRDefault="004F038D" w:rsidP="004F038D">
      <w:pPr>
        <w:pStyle w:val="aff4"/>
        <w:tabs>
          <w:tab w:val="left" w:pos="1134"/>
          <w:tab w:val="left" w:pos="1560"/>
        </w:tabs>
        <w:spacing w:before="0" w:beforeAutospacing="0" w:after="0" w:afterAutospacing="0"/>
        <w:jc w:val="right"/>
      </w:pPr>
      <w:r w:rsidRPr="003574C7">
        <w:rPr>
          <w:noProof/>
        </w:rPr>
        <w:drawing>
          <wp:inline distT="0" distB="0" distL="0" distR="0" wp14:anchorId="43EEAE53" wp14:editId="74E7E8CC">
            <wp:extent cx="6617980" cy="2051436"/>
            <wp:effectExtent l="0" t="0" r="0" b="6350"/>
            <wp:docPr id="41010177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24546" cy="2053471"/>
                    </a:xfrm>
                    <a:prstGeom prst="rect">
                      <a:avLst/>
                    </a:prstGeom>
                    <a:noFill/>
                    <a:ln>
                      <a:noFill/>
                    </a:ln>
                  </pic:spPr>
                </pic:pic>
              </a:graphicData>
            </a:graphic>
          </wp:inline>
        </w:drawing>
      </w:r>
      <w:r w:rsidRPr="003574C7">
        <w:tab/>
      </w:r>
    </w:p>
    <w:p w14:paraId="32917909" w14:textId="77777777" w:rsidR="004F038D" w:rsidRPr="003574C7" w:rsidRDefault="004F038D" w:rsidP="004F038D">
      <w:pPr>
        <w:pStyle w:val="10"/>
        <w:numPr>
          <w:ilvl w:val="0"/>
          <w:numId w:val="68"/>
        </w:numPr>
        <w:ind w:left="720"/>
        <w:jc w:val="center"/>
        <w:rPr>
          <w:b/>
          <w:bCs/>
          <w:color w:val="auto"/>
        </w:rPr>
      </w:pPr>
      <w:bookmarkStart w:id="171" w:name="_Toc162933645"/>
      <w:bookmarkStart w:id="172" w:name="_Toc210631399"/>
      <w:r w:rsidRPr="003574C7">
        <w:rPr>
          <w:rFonts w:ascii="Times New Roman" w:hAnsi="Times New Roman" w:cs="Times New Roman"/>
          <w:b/>
          <w:bCs/>
          <w:color w:val="auto"/>
          <w:sz w:val="24"/>
          <w:szCs w:val="24"/>
        </w:rPr>
        <w:t>Порядок пересмотра классификатора и внесения изменений</w:t>
      </w:r>
      <w:bookmarkEnd w:id="171"/>
      <w:bookmarkEnd w:id="172"/>
    </w:p>
    <w:p w14:paraId="11DD195A" w14:textId="77777777" w:rsidR="004F038D" w:rsidRPr="00602489" w:rsidRDefault="004F038D" w:rsidP="004F038D">
      <w:pPr>
        <w:pStyle w:val="aff4"/>
        <w:numPr>
          <w:ilvl w:val="1"/>
          <w:numId w:val="68"/>
        </w:numPr>
        <w:tabs>
          <w:tab w:val="left" w:pos="993"/>
        </w:tabs>
        <w:spacing w:before="0" w:beforeAutospacing="0" w:after="0" w:afterAutospacing="0"/>
        <w:ind w:left="0" w:firstLine="284"/>
        <w:jc w:val="both"/>
        <w:rPr>
          <w:rFonts w:ascii="Times New Roman" w:hAnsi="Times New Roman"/>
          <w:sz w:val="24"/>
        </w:rPr>
      </w:pPr>
      <w:r w:rsidRPr="00602489">
        <w:rPr>
          <w:rFonts w:ascii="Times New Roman" w:hAnsi="Times New Roman"/>
          <w:sz w:val="24"/>
        </w:rPr>
        <w:t>Процесс внесение изменений и дополнений в классификатор должен быть структурирован и эффективно управлять изменениями для обеспечения качества классификации.</w:t>
      </w:r>
    </w:p>
    <w:p w14:paraId="6A224552" w14:textId="77777777" w:rsidR="004F038D" w:rsidRPr="00602489" w:rsidRDefault="004F038D" w:rsidP="004F038D">
      <w:pPr>
        <w:pStyle w:val="aff4"/>
        <w:numPr>
          <w:ilvl w:val="1"/>
          <w:numId w:val="68"/>
        </w:numPr>
        <w:tabs>
          <w:tab w:val="left" w:pos="993"/>
        </w:tabs>
        <w:spacing w:before="0" w:beforeAutospacing="0" w:after="0" w:afterAutospacing="0"/>
        <w:ind w:left="0" w:firstLine="284"/>
        <w:jc w:val="both"/>
        <w:rPr>
          <w:rFonts w:ascii="Times New Roman" w:hAnsi="Times New Roman"/>
          <w:sz w:val="24"/>
        </w:rPr>
      </w:pPr>
      <w:r w:rsidRPr="00602489">
        <w:rPr>
          <w:rFonts w:ascii="Times New Roman" w:hAnsi="Times New Roman"/>
          <w:sz w:val="24"/>
        </w:rPr>
        <w:t>Перед тем как вносить изменения необходимо:</w:t>
      </w:r>
    </w:p>
    <w:p w14:paraId="3FCA3A66" w14:textId="77777777" w:rsidR="004F038D" w:rsidRPr="00602489" w:rsidRDefault="004F038D" w:rsidP="00EA0E5D">
      <w:pPr>
        <w:pStyle w:val="aff4"/>
        <w:numPr>
          <w:ilvl w:val="2"/>
          <w:numId w:val="68"/>
        </w:numPr>
        <w:tabs>
          <w:tab w:val="left" w:pos="993"/>
        </w:tabs>
        <w:spacing w:before="0" w:beforeAutospacing="0" w:after="0" w:afterAutospacing="0"/>
        <w:ind w:left="0" w:firstLine="284"/>
        <w:jc w:val="both"/>
        <w:rPr>
          <w:rFonts w:ascii="Times New Roman" w:hAnsi="Times New Roman"/>
          <w:sz w:val="24"/>
        </w:rPr>
      </w:pPr>
      <w:r w:rsidRPr="00602489">
        <w:rPr>
          <w:rFonts w:ascii="Times New Roman" w:hAnsi="Times New Roman"/>
          <w:sz w:val="24"/>
        </w:rPr>
        <w:t>Провести анализ классификатора и определить как сильные, так и слабые стороны, а также выявить области, в которых требуется улучшения;</w:t>
      </w:r>
    </w:p>
    <w:p w14:paraId="4C2F2C34" w14:textId="77777777" w:rsidR="004F038D" w:rsidRPr="00602489" w:rsidRDefault="004F038D" w:rsidP="00EA0E5D">
      <w:pPr>
        <w:pStyle w:val="aff4"/>
        <w:numPr>
          <w:ilvl w:val="2"/>
          <w:numId w:val="68"/>
        </w:numPr>
        <w:tabs>
          <w:tab w:val="left" w:pos="993"/>
        </w:tabs>
        <w:spacing w:before="0" w:beforeAutospacing="0" w:after="0" w:afterAutospacing="0"/>
        <w:ind w:left="0" w:firstLine="284"/>
        <w:jc w:val="both"/>
        <w:rPr>
          <w:rFonts w:ascii="Times New Roman" w:hAnsi="Times New Roman"/>
          <w:sz w:val="24"/>
        </w:rPr>
      </w:pPr>
      <w:r w:rsidRPr="00602489">
        <w:rPr>
          <w:rFonts w:ascii="Times New Roman" w:hAnsi="Times New Roman"/>
          <w:sz w:val="24"/>
        </w:rPr>
        <w:t>Определить цели и задачи, которые достигаются с помощью изменений в классификаторе. Например: Улучшение точности классификации, расширение диапазона классов;</w:t>
      </w:r>
    </w:p>
    <w:p w14:paraId="48BF95DD" w14:textId="77777777" w:rsidR="004F038D" w:rsidRPr="00602489" w:rsidRDefault="004F038D" w:rsidP="00EA0E5D">
      <w:pPr>
        <w:pStyle w:val="aff4"/>
        <w:numPr>
          <w:ilvl w:val="2"/>
          <w:numId w:val="68"/>
        </w:numPr>
        <w:tabs>
          <w:tab w:val="left" w:pos="993"/>
        </w:tabs>
        <w:spacing w:before="0" w:beforeAutospacing="0" w:after="0" w:afterAutospacing="0"/>
        <w:ind w:left="0" w:firstLine="284"/>
        <w:jc w:val="both"/>
        <w:rPr>
          <w:rFonts w:ascii="Times New Roman" w:hAnsi="Times New Roman"/>
          <w:sz w:val="24"/>
        </w:rPr>
      </w:pPr>
      <w:r w:rsidRPr="00602489">
        <w:rPr>
          <w:rFonts w:ascii="Times New Roman" w:hAnsi="Times New Roman"/>
          <w:sz w:val="24"/>
        </w:rPr>
        <w:t>Разработать план изменений и определить шаги для достижения поставленных целей.</w:t>
      </w:r>
    </w:p>
    <w:p w14:paraId="78E52A5B" w14:textId="77F316DC" w:rsidR="004F038D" w:rsidRPr="00602489" w:rsidRDefault="004F038D" w:rsidP="00EA0E5D">
      <w:pPr>
        <w:pStyle w:val="aff4"/>
        <w:numPr>
          <w:ilvl w:val="1"/>
          <w:numId w:val="68"/>
        </w:numPr>
        <w:tabs>
          <w:tab w:val="left" w:pos="993"/>
        </w:tabs>
        <w:spacing w:before="0" w:beforeAutospacing="0" w:after="0" w:afterAutospacing="0"/>
        <w:ind w:left="0" w:firstLine="284"/>
        <w:jc w:val="both"/>
        <w:rPr>
          <w:rFonts w:ascii="Times New Roman" w:hAnsi="Times New Roman"/>
          <w:sz w:val="24"/>
        </w:rPr>
      </w:pPr>
      <w:r w:rsidRPr="00602489">
        <w:rPr>
          <w:rFonts w:ascii="Times New Roman" w:hAnsi="Times New Roman"/>
          <w:sz w:val="24"/>
        </w:rPr>
        <w:t>Пересмотр классификатора проводит</w:t>
      </w:r>
      <w:r w:rsidR="00EA0E5D">
        <w:rPr>
          <w:rFonts w:ascii="Times New Roman" w:hAnsi="Times New Roman"/>
          <w:sz w:val="24"/>
        </w:rPr>
        <w:t>ь</w:t>
      </w:r>
      <w:r w:rsidRPr="00602489">
        <w:rPr>
          <w:rFonts w:ascii="Times New Roman" w:hAnsi="Times New Roman"/>
          <w:sz w:val="24"/>
        </w:rPr>
        <w:t xml:space="preserve"> каждые 6 (шесть) месяцев с участием заинтересованных сторон бизнеса.</w:t>
      </w:r>
    </w:p>
    <w:p w14:paraId="0A96D48E" w14:textId="77777777" w:rsidR="004F038D" w:rsidRPr="003574C7" w:rsidRDefault="004F038D" w:rsidP="004F038D">
      <w:pPr>
        <w:pStyle w:val="10"/>
        <w:numPr>
          <w:ilvl w:val="0"/>
          <w:numId w:val="68"/>
        </w:numPr>
        <w:ind w:left="720"/>
        <w:jc w:val="center"/>
        <w:rPr>
          <w:b/>
          <w:bCs/>
          <w:color w:val="auto"/>
        </w:rPr>
      </w:pPr>
      <w:bookmarkStart w:id="173" w:name="_Toc162933646"/>
      <w:bookmarkStart w:id="174" w:name="_Toc210631400"/>
      <w:r w:rsidRPr="003574C7">
        <w:rPr>
          <w:rFonts w:ascii="Times New Roman" w:hAnsi="Times New Roman" w:cs="Times New Roman"/>
          <w:b/>
          <w:bCs/>
          <w:color w:val="auto"/>
          <w:sz w:val="24"/>
          <w:szCs w:val="24"/>
        </w:rPr>
        <w:t xml:space="preserve">Порядок пересмотра и внесения изменений в </w:t>
      </w:r>
      <w:bookmarkEnd w:id="173"/>
      <w:r>
        <w:rPr>
          <w:rFonts w:ascii="Times New Roman" w:hAnsi="Times New Roman" w:cs="Times New Roman"/>
          <w:b/>
          <w:bCs/>
          <w:color w:val="auto"/>
          <w:sz w:val="24"/>
          <w:szCs w:val="24"/>
        </w:rPr>
        <w:t>с</w:t>
      </w:r>
      <w:r w:rsidRPr="003574C7">
        <w:rPr>
          <w:rFonts w:ascii="Times New Roman" w:hAnsi="Times New Roman" w:cs="Times New Roman"/>
          <w:b/>
          <w:bCs/>
          <w:color w:val="auto"/>
          <w:sz w:val="24"/>
          <w:szCs w:val="24"/>
        </w:rPr>
        <w:t>тандарт</w:t>
      </w:r>
      <w:bookmarkEnd w:id="174"/>
    </w:p>
    <w:p w14:paraId="576509DA" w14:textId="77777777" w:rsidR="004F038D" w:rsidRPr="00602489" w:rsidRDefault="004F038D" w:rsidP="004F038D">
      <w:pPr>
        <w:pStyle w:val="aff4"/>
        <w:numPr>
          <w:ilvl w:val="1"/>
          <w:numId w:val="68"/>
        </w:numPr>
        <w:tabs>
          <w:tab w:val="left" w:pos="1134"/>
        </w:tabs>
        <w:spacing w:before="0" w:beforeAutospacing="0" w:after="0" w:afterAutospacing="0"/>
        <w:ind w:left="0" w:firstLine="284"/>
        <w:jc w:val="both"/>
        <w:rPr>
          <w:rFonts w:ascii="Times New Roman" w:hAnsi="Times New Roman"/>
          <w:sz w:val="24"/>
        </w:rPr>
      </w:pPr>
      <w:r w:rsidRPr="00602489">
        <w:rPr>
          <w:rFonts w:ascii="Times New Roman" w:hAnsi="Times New Roman"/>
          <w:sz w:val="24"/>
        </w:rPr>
        <w:t>Пересмотр стандарта, проводится не реже чем один раз в 6 (шесть) месяцев.</w:t>
      </w:r>
    </w:p>
    <w:p w14:paraId="5A37C7DC" w14:textId="77777777" w:rsidR="004F038D" w:rsidRPr="00602489" w:rsidRDefault="004F038D" w:rsidP="004F038D">
      <w:pPr>
        <w:pStyle w:val="aff4"/>
        <w:numPr>
          <w:ilvl w:val="1"/>
          <w:numId w:val="68"/>
        </w:numPr>
        <w:tabs>
          <w:tab w:val="left" w:pos="1134"/>
        </w:tabs>
        <w:spacing w:before="0" w:beforeAutospacing="0" w:after="0" w:afterAutospacing="0"/>
        <w:ind w:left="0" w:firstLine="284"/>
        <w:jc w:val="both"/>
        <w:rPr>
          <w:rFonts w:ascii="Times New Roman" w:hAnsi="Times New Roman"/>
          <w:sz w:val="24"/>
        </w:rPr>
      </w:pPr>
      <w:r w:rsidRPr="00602489">
        <w:rPr>
          <w:rFonts w:ascii="Times New Roman" w:hAnsi="Times New Roman"/>
          <w:sz w:val="24"/>
        </w:rPr>
        <w:t>Вносить в него изменения следует при наступлении одного или нескольких следующих условий, а именно:</w:t>
      </w:r>
    </w:p>
    <w:p w14:paraId="28FB30B2" w14:textId="77777777" w:rsidR="004F038D" w:rsidRPr="0060248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602489">
        <w:rPr>
          <w:rFonts w:ascii="Times New Roman" w:hAnsi="Times New Roman"/>
          <w:sz w:val="24"/>
        </w:rPr>
        <w:t>При эксплуатации классификатора определены новые требования;</w:t>
      </w:r>
    </w:p>
    <w:p w14:paraId="4787D41C" w14:textId="77777777" w:rsidR="004F038D" w:rsidRPr="0060248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602489">
        <w:rPr>
          <w:rFonts w:ascii="Times New Roman" w:hAnsi="Times New Roman"/>
          <w:sz w:val="24"/>
        </w:rPr>
        <w:t>Определены разделы стандарта, которые подлежат корректировке на основании оценки, с учетом выявленных потребностей и обратной связи заинтересованных сторон;</w:t>
      </w:r>
    </w:p>
    <w:p w14:paraId="40E11FE5" w14:textId="77777777" w:rsidR="004F038D" w:rsidRPr="00602489" w:rsidRDefault="004F038D" w:rsidP="004F038D">
      <w:pPr>
        <w:pStyle w:val="aff4"/>
        <w:numPr>
          <w:ilvl w:val="2"/>
          <w:numId w:val="68"/>
        </w:numPr>
        <w:tabs>
          <w:tab w:val="left" w:pos="1134"/>
        </w:tabs>
        <w:spacing w:before="0" w:beforeAutospacing="0" w:after="0" w:afterAutospacing="0"/>
        <w:ind w:left="0" w:firstLine="284"/>
        <w:jc w:val="both"/>
        <w:rPr>
          <w:rFonts w:ascii="Times New Roman" w:hAnsi="Times New Roman"/>
          <w:sz w:val="24"/>
        </w:rPr>
      </w:pPr>
      <w:r w:rsidRPr="00602489">
        <w:rPr>
          <w:rFonts w:ascii="Times New Roman" w:hAnsi="Times New Roman"/>
          <w:sz w:val="24"/>
        </w:rPr>
        <w:t>Требуется добавить новые правила, обновить примеры или уточнить определения.</w:t>
      </w:r>
    </w:p>
    <w:p w14:paraId="17917959" w14:textId="77777777" w:rsidR="004F038D" w:rsidRPr="00602489" w:rsidRDefault="004F038D" w:rsidP="004F038D">
      <w:pPr>
        <w:pStyle w:val="aff4"/>
        <w:numPr>
          <w:ilvl w:val="1"/>
          <w:numId w:val="68"/>
        </w:numPr>
        <w:tabs>
          <w:tab w:val="left" w:pos="1134"/>
        </w:tabs>
        <w:spacing w:before="0" w:beforeAutospacing="0" w:after="0" w:afterAutospacing="0"/>
        <w:ind w:left="0" w:firstLine="284"/>
        <w:jc w:val="both"/>
        <w:rPr>
          <w:rFonts w:ascii="Times New Roman" w:hAnsi="Times New Roman"/>
          <w:sz w:val="24"/>
        </w:rPr>
      </w:pPr>
      <w:r w:rsidRPr="00602489">
        <w:rPr>
          <w:rFonts w:ascii="Times New Roman" w:hAnsi="Times New Roman"/>
          <w:sz w:val="24"/>
        </w:rPr>
        <w:t>Перед началом процесса по корректировке стандарта провести оценку влияния изменений на бизнес-процессы Компании, в том числе оценку затрат времени, для внедрения изменений и их эффективности.</w:t>
      </w:r>
    </w:p>
    <w:p w14:paraId="42E9070D" w14:textId="03F23F20" w:rsidR="004F038D" w:rsidRPr="00602489" w:rsidDel="009B625E" w:rsidRDefault="004F038D">
      <w:pPr>
        <w:pStyle w:val="aff4"/>
        <w:numPr>
          <w:ilvl w:val="1"/>
          <w:numId w:val="68"/>
        </w:numPr>
        <w:tabs>
          <w:tab w:val="left" w:pos="1134"/>
        </w:tabs>
        <w:spacing w:before="0" w:beforeAutospacing="0" w:after="0" w:afterAutospacing="0"/>
        <w:ind w:left="0" w:firstLine="284"/>
        <w:jc w:val="both"/>
        <w:rPr>
          <w:del w:id="175" w:author="Пользователь" w:date="2025-10-14T09:44:00Z" w16du:dateUtc="2025-10-14T06:44:00Z"/>
          <w:rFonts w:ascii="Times New Roman" w:hAnsi="Times New Roman"/>
          <w:sz w:val="24"/>
        </w:rPr>
        <w:pPrChange w:id="176" w:author="Пользователь" w:date="2025-10-14T09:44:00Z" w16du:dateUtc="2025-10-14T06:44:00Z">
          <w:pPr>
            <w:pStyle w:val="aff4"/>
            <w:numPr>
              <w:ilvl w:val="1"/>
              <w:numId w:val="68"/>
            </w:numPr>
            <w:tabs>
              <w:tab w:val="left" w:pos="1134"/>
            </w:tabs>
            <w:spacing w:before="0" w:beforeAutospacing="0" w:after="0" w:afterAutospacing="0"/>
            <w:ind w:left="858" w:firstLine="284"/>
            <w:jc w:val="both"/>
          </w:pPr>
        </w:pPrChange>
      </w:pPr>
      <w:r w:rsidRPr="009B625E">
        <w:rPr>
          <w:rFonts w:ascii="Times New Roman" w:hAnsi="Times New Roman"/>
          <w:sz w:val="24"/>
        </w:rPr>
        <w:t>Контролировать и оценивать внесенные изменения</w:t>
      </w:r>
      <w:r w:rsidR="00D20CA0" w:rsidRPr="009B625E">
        <w:rPr>
          <w:rFonts w:ascii="Times New Roman" w:hAnsi="Times New Roman"/>
          <w:sz w:val="24"/>
        </w:rPr>
        <w:t xml:space="preserve"> для подтверждения, что</w:t>
      </w:r>
      <w:r w:rsidRPr="009B625E">
        <w:rPr>
          <w:rFonts w:ascii="Times New Roman" w:hAnsi="Times New Roman"/>
          <w:sz w:val="24"/>
        </w:rPr>
        <w:t xml:space="preserve"> изменения решают выявленные проблемы и достигают поставленных целей.</w:t>
      </w:r>
    </w:p>
    <w:p w14:paraId="00C04EA6" w14:textId="4DFD5B2D" w:rsidR="004F038D" w:rsidRPr="003574C7" w:rsidDel="009B625E" w:rsidRDefault="004F038D">
      <w:pPr>
        <w:pStyle w:val="aff4"/>
        <w:numPr>
          <w:ilvl w:val="1"/>
          <w:numId w:val="68"/>
        </w:numPr>
        <w:tabs>
          <w:tab w:val="left" w:pos="1134"/>
        </w:tabs>
        <w:spacing w:before="0" w:beforeAutospacing="0" w:after="0" w:afterAutospacing="0"/>
        <w:ind w:left="0" w:firstLine="284"/>
        <w:jc w:val="both"/>
        <w:rPr>
          <w:del w:id="177" w:author="Пользователь" w:date="2025-10-14T09:44:00Z" w16du:dateUtc="2025-10-14T06:44:00Z"/>
        </w:rPr>
        <w:pPrChange w:id="178" w:author="Пользователь" w:date="2025-10-14T09:44:00Z" w16du:dateUtc="2025-10-14T06:44:00Z">
          <w:pPr>
            <w:pStyle w:val="aff4"/>
            <w:tabs>
              <w:tab w:val="left" w:pos="1134"/>
            </w:tabs>
            <w:spacing w:before="0" w:beforeAutospacing="0" w:after="0" w:afterAutospacing="0"/>
            <w:jc w:val="both"/>
          </w:pPr>
        </w:pPrChange>
      </w:pPr>
    </w:p>
    <w:bookmarkEnd w:id="1"/>
    <w:bookmarkEnd w:id="2"/>
    <w:bookmarkEnd w:id="3"/>
    <w:bookmarkEnd w:id="4"/>
    <w:p w14:paraId="1FC94C5F" w14:textId="6C95F05F" w:rsidR="00A0545F" w:rsidRDefault="00A0545F">
      <w:pPr>
        <w:spacing w:after="160" w:line="259" w:lineRule="auto"/>
      </w:pPr>
    </w:p>
    <w:sectPr w:rsidR="00A0545F" w:rsidSect="00496E66">
      <w:headerReference w:type="even" r:id="rId22"/>
      <w:headerReference w:type="default" r:id="rId23"/>
      <w:footerReference w:type="default" r:id="rId24"/>
      <w:headerReference w:type="first" r:id="rId25"/>
      <w:pgSz w:w="11906" w:h="16838"/>
      <w:pgMar w:top="1134" w:right="567" w:bottom="794" w:left="907" w:header="709" w:footer="709" w:gutter="0"/>
      <w:cols w:space="708"/>
      <w:titlePg/>
      <w:docGrid w:linePitch="360"/>
      <w:sectPrChange w:id="182" w:author="Пользователь" w:date="2025-10-27T11:19:00Z" w16du:dateUtc="2025-10-27T08:19:00Z">
        <w:sectPr w:rsidR="00A0545F" w:rsidSect="00496E66">
          <w:pgMar w:top="1134" w:right="851" w:bottom="1701" w:left="1134"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25869" w14:textId="77777777" w:rsidR="000F0E8E" w:rsidRDefault="000F0E8E" w:rsidP="000311CD">
      <w:r>
        <w:separator/>
      </w:r>
    </w:p>
  </w:endnote>
  <w:endnote w:type="continuationSeparator" w:id="0">
    <w:p w14:paraId="5542C6FA" w14:textId="77777777" w:rsidR="000F0E8E" w:rsidRDefault="000F0E8E" w:rsidP="00031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6809" w14:textId="77777777" w:rsidR="00EB155F" w:rsidRDefault="00EB155F"/>
  <w:tbl>
    <w:tblPr>
      <w:tblW w:w="5000" w:type="pct"/>
      <w:tblInd w:w="-5" w:type="dxa"/>
      <w:tblLook w:val="0000" w:firstRow="0" w:lastRow="0" w:firstColumn="0" w:lastColumn="0" w:noHBand="0" w:noVBand="0"/>
    </w:tblPr>
    <w:tblGrid>
      <w:gridCol w:w="3656"/>
      <w:gridCol w:w="1116"/>
      <w:gridCol w:w="2215"/>
      <w:gridCol w:w="3661"/>
    </w:tblGrid>
    <w:tr w:rsidR="00EB155F" w:rsidRPr="00F34C93" w14:paraId="214D666F" w14:textId="77777777" w:rsidTr="00207E34">
      <w:tc>
        <w:tcPr>
          <w:tcW w:w="2241" w:type="pct"/>
          <w:gridSpan w:val="2"/>
        </w:tcPr>
        <w:p w14:paraId="1B621E67" w14:textId="74E00BC1" w:rsidR="00EB155F" w:rsidRPr="00F34C93" w:rsidRDefault="00EB155F" w:rsidP="00207E34">
          <w:pPr>
            <w:rPr>
              <w:rFonts w:ascii="Arial" w:eastAsiaTheme="minorHAnsi" w:hAnsi="Arial" w:cs="Arial"/>
              <w:color w:val="14324B"/>
              <w:szCs w:val="22"/>
              <w:lang w:eastAsia="en-US"/>
            </w:rPr>
          </w:pPr>
          <w:r w:rsidRPr="00CC19AC">
            <w:rPr>
              <w:rFonts w:ascii="Arial" w:eastAsiaTheme="minorHAnsi" w:hAnsi="Arial" w:cs="Arial"/>
              <w:color w:val="14324B"/>
              <w:szCs w:val="22"/>
              <w:lang w:eastAsia="en-US"/>
            </w:rPr>
            <w:t xml:space="preserve">                         ООО Градум</w:t>
          </w:r>
          <w:r w:rsidRPr="00CC19AC">
            <w:rPr>
              <w:rFonts w:ascii="Arial" w:eastAsiaTheme="minorHAnsi" w:hAnsi="Arial" w:cs="Arial"/>
              <w:color w:val="FFFFFF" w:themeColor="background1"/>
              <w:szCs w:val="22"/>
              <w:lang w:eastAsia="en-US"/>
            </w:rPr>
            <w:t>»</w:t>
          </w:r>
        </w:p>
      </w:tc>
      <w:tc>
        <w:tcPr>
          <w:tcW w:w="1040" w:type="pct"/>
        </w:tcPr>
        <w:p w14:paraId="1E351615" w14:textId="77777777" w:rsidR="00EB155F" w:rsidRPr="00F34C93" w:rsidRDefault="00EB155F" w:rsidP="00207E34">
          <w:pPr>
            <w:ind w:firstLine="567"/>
            <w:jc w:val="center"/>
            <w:rPr>
              <w:rFonts w:ascii="Arial" w:eastAsiaTheme="minorHAnsi" w:hAnsi="Arial" w:cs="Arial"/>
              <w:szCs w:val="22"/>
              <w:lang w:eastAsia="en-US"/>
            </w:rPr>
          </w:pPr>
        </w:p>
      </w:tc>
      <w:tc>
        <w:tcPr>
          <w:tcW w:w="1719" w:type="pct"/>
        </w:tcPr>
        <w:p w14:paraId="759CF419" w14:textId="77777777" w:rsidR="00EB155F" w:rsidRPr="00F34C93" w:rsidRDefault="00EB155F" w:rsidP="00207E34">
          <w:pPr>
            <w:ind w:firstLine="567"/>
            <w:jc w:val="right"/>
            <w:rPr>
              <w:rFonts w:ascii="Arial" w:eastAsiaTheme="minorHAnsi" w:hAnsi="Arial" w:cs="Arial"/>
              <w:color w:val="14324B"/>
              <w:szCs w:val="22"/>
              <w:lang w:eastAsia="en-US"/>
            </w:rPr>
          </w:pPr>
          <w:r w:rsidRPr="00F34C93">
            <w:rPr>
              <w:rFonts w:ascii="Arial" w:eastAsiaTheme="minorHAnsi" w:hAnsi="Arial" w:cs="Arial"/>
              <w:color w:val="14324B"/>
              <w:szCs w:val="22"/>
              <w:lang w:eastAsia="en-US"/>
            </w:rPr>
            <w:t xml:space="preserve">Страница </w:t>
          </w:r>
        </w:p>
      </w:tc>
    </w:tr>
    <w:tr w:rsidR="00EB155F" w:rsidRPr="00F34C93" w14:paraId="72C461FE" w14:textId="77777777" w:rsidTr="00207E34">
      <w:tc>
        <w:tcPr>
          <w:tcW w:w="1717" w:type="pct"/>
        </w:tcPr>
        <w:p w14:paraId="315F73D6" w14:textId="051E4660" w:rsidR="00EB155F" w:rsidRPr="00F34C93" w:rsidRDefault="00EB155F" w:rsidP="00207E34">
          <w:pPr>
            <w:rPr>
              <w:rFonts w:ascii="Arial" w:eastAsiaTheme="minorHAnsi" w:hAnsi="Arial" w:cs="Arial"/>
              <w:color w:val="14324B"/>
              <w:szCs w:val="22"/>
              <w:lang w:eastAsia="en-US"/>
            </w:rPr>
          </w:pPr>
          <w:r>
            <w:rPr>
              <w:rFonts w:ascii="Arial" w:eastAsiaTheme="minorHAnsi" w:hAnsi="Arial" w:cs="Arial"/>
              <w:color w:val="14324B"/>
              <w:szCs w:val="22"/>
              <w:lang w:eastAsia="en-US"/>
            </w:rPr>
            <w:t xml:space="preserve">                           </w:t>
          </w:r>
          <w:del w:id="179" w:author="Пользователь" w:date="2025-10-14T09:36:00Z" w16du:dateUtc="2025-10-14T06:36:00Z">
            <w:r w:rsidR="00932478" w:rsidDel="00944837">
              <w:rPr>
                <w:rFonts w:ascii="Arial" w:eastAsiaTheme="minorHAnsi" w:hAnsi="Arial" w:cs="Arial"/>
                <w:color w:val="14324B"/>
                <w:szCs w:val="22"/>
                <w:lang w:eastAsia="en-US"/>
              </w:rPr>
              <w:delText>0</w:delText>
            </w:r>
          </w:del>
          <w:ins w:id="180" w:author="Пользователь" w:date="2025-10-14T09:40:00Z" w16du:dateUtc="2025-10-14T06:40:00Z">
            <w:r w:rsidR="00E672FD">
              <w:rPr>
                <w:rFonts w:ascii="Arial" w:eastAsiaTheme="minorHAnsi" w:hAnsi="Arial" w:cs="Arial"/>
                <w:color w:val="14324B"/>
                <w:szCs w:val="22"/>
                <w:lang w:eastAsia="en-US"/>
              </w:rPr>
              <w:t>06</w:t>
            </w:r>
          </w:ins>
          <w:del w:id="181" w:author="Пользователь" w:date="2025-10-14T09:36:00Z" w16du:dateUtc="2025-10-14T06:36:00Z">
            <w:r w:rsidR="00932478" w:rsidDel="00944837">
              <w:rPr>
                <w:rFonts w:ascii="Arial" w:eastAsiaTheme="minorHAnsi" w:hAnsi="Arial" w:cs="Arial"/>
                <w:color w:val="14324B"/>
                <w:szCs w:val="22"/>
                <w:lang w:eastAsia="en-US"/>
              </w:rPr>
              <w:delText>6</w:delText>
            </w:r>
          </w:del>
          <w:r>
            <w:rPr>
              <w:rFonts w:ascii="Arial" w:eastAsiaTheme="minorHAnsi" w:hAnsi="Arial" w:cs="Arial"/>
              <w:color w:val="14324B"/>
              <w:szCs w:val="22"/>
              <w:lang w:eastAsia="en-US"/>
            </w:rPr>
            <w:t>.</w:t>
          </w:r>
          <w:r w:rsidR="00932478">
            <w:rPr>
              <w:rFonts w:ascii="Arial" w:eastAsiaTheme="minorHAnsi" w:hAnsi="Arial" w:cs="Arial"/>
              <w:color w:val="14324B"/>
              <w:szCs w:val="22"/>
              <w:lang w:eastAsia="en-US"/>
            </w:rPr>
            <w:t>10</w:t>
          </w:r>
          <w:r>
            <w:rPr>
              <w:rFonts w:ascii="Arial" w:eastAsiaTheme="minorHAnsi" w:hAnsi="Arial" w:cs="Arial"/>
              <w:color w:val="14324B"/>
              <w:szCs w:val="22"/>
              <w:lang w:eastAsia="en-US"/>
            </w:rPr>
            <w:t>.2025</w:t>
          </w:r>
        </w:p>
      </w:tc>
      <w:tc>
        <w:tcPr>
          <w:tcW w:w="1564" w:type="pct"/>
          <w:gridSpan w:val="2"/>
        </w:tcPr>
        <w:p w14:paraId="35EBA578" w14:textId="77777777" w:rsidR="00EB155F" w:rsidRPr="00F34C93" w:rsidRDefault="00EB155F" w:rsidP="00207E34">
          <w:pPr>
            <w:ind w:firstLine="567"/>
            <w:jc w:val="center"/>
            <w:rPr>
              <w:rFonts w:ascii="Arial" w:eastAsiaTheme="minorHAnsi" w:hAnsi="Arial" w:cs="Arial"/>
              <w:color w:val="14324B"/>
              <w:szCs w:val="22"/>
              <w:lang w:eastAsia="en-US"/>
            </w:rPr>
          </w:pPr>
        </w:p>
      </w:tc>
      <w:tc>
        <w:tcPr>
          <w:tcW w:w="1719" w:type="pct"/>
        </w:tcPr>
        <w:p w14:paraId="2C37C66F" w14:textId="6E16EB1F" w:rsidR="00EB155F" w:rsidRPr="00F34C93" w:rsidRDefault="00EB155F" w:rsidP="00207E34">
          <w:pPr>
            <w:ind w:firstLine="567"/>
            <w:jc w:val="right"/>
            <w:rPr>
              <w:rFonts w:ascii="Arial" w:eastAsiaTheme="minorHAnsi" w:hAnsi="Arial" w:cs="Arial"/>
              <w:color w:val="14324B"/>
              <w:szCs w:val="22"/>
              <w:lang w:eastAsia="en-US"/>
            </w:rPr>
          </w:pPr>
          <w:r w:rsidRPr="00F34C93">
            <w:rPr>
              <w:rFonts w:ascii="Arial" w:eastAsiaTheme="minorHAnsi" w:hAnsi="Arial" w:cs="Arial"/>
              <w:color w:val="14324B"/>
              <w:szCs w:val="22"/>
              <w:lang w:eastAsia="en-US"/>
            </w:rPr>
            <w:fldChar w:fldCharType="begin"/>
          </w:r>
          <w:r w:rsidRPr="00F34C93">
            <w:rPr>
              <w:rFonts w:ascii="Arial" w:eastAsiaTheme="minorHAnsi" w:hAnsi="Arial" w:cs="Arial"/>
              <w:color w:val="14324B"/>
              <w:szCs w:val="22"/>
              <w:lang w:eastAsia="en-US"/>
            </w:rPr>
            <w:instrText xml:space="preserve"> PAGE </w:instrText>
          </w:r>
          <w:r w:rsidRPr="00F34C93">
            <w:rPr>
              <w:rFonts w:ascii="Arial" w:eastAsiaTheme="minorHAnsi" w:hAnsi="Arial" w:cs="Arial"/>
              <w:color w:val="14324B"/>
              <w:szCs w:val="22"/>
              <w:lang w:eastAsia="en-US"/>
            </w:rPr>
            <w:fldChar w:fldCharType="separate"/>
          </w:r>
          <w:r>
            <w:rPr>
              <w:rFonts w:ascii="Arial" w:eastAsiaTheme="minorHAnsi" w:hAnsi="Arial" w:cs="Arial"/>
              <w:noProof/>
              <w:color w:val="14324B"/>
              <w:szCs w:val="22"/>
              <w:lang w:eastAsia="en-US"/>
            </w:rPr>
            <w:t>3</w:t>
          </w:r>
          <w:r w:rsidRPr="00F34C93">
            <w:rPr>
              <w:rFonts w:ascii="Arial" w:eastAsiaTheme="minorHAnsi" w:hAnsi="Arial" w:cs="Arial"/>
              <w:color w:val="14324B"/>
              <w:szCs w:val="22"/>
              <w:lang w:eastAsia="en-US"/>
            </w:rPr>
            <w:fldChar w:fldCharType="end"/>
          </w:r>
          <w:r w:rsidRPr="00F34C93">
            <w:rPr>
              <w:rFonts w:ascii="Arial" w:eastAsiaTheme="minorHAnsi" w:hAnsi="Arial" w:cs="Arial"/>
              <w:caps/>
              <w:color w:val="14324B"/>
              <w:szCs w:val="22"/>
              <w:lang w:eastAsia="en-US"/>
            </w:rPr>
            <w:t xml:space="preserve"> </w:t>
          </w:r>
          <w:r w:rsidRPr="00F34C93">
            <w:rPr>
              <w:rFonts w:ascii="Arial" w:eastAsiaTheme="minorHAnsi" w:hAnsi="Arial" w:cs="Arial"/>
              <w:color w:val="14324B"/>
              <w:szCs w:val="22"/>
              <w:lang w:eastAsia="en-US"/>
            </w:rPr>
            <w:t xml:space="preserve">из </w:t>
          </w:r>
          <w:r w:rsidRPr="00F34C93">
            <w:rPr>
              <w:rFonts w:ascii="Arial" w:eastAsiaTheme="minorHAnsi" w:hAnsi="Arial" w:cs="Arial"/>
              <w:color w:val="14324B"/>
              <w:szCs w:val="22"/>
              <w:lang w:eastAsia="en-US"/>
            </w:rPr>
            <w:fldChar w:fldCharType="begin"/>
          </w:r>
          <w:r w:rsidRPr="00F34C93">
            <w:rPr>
              <w:rFonts w:ascii="Arial" w:eastAsiaTheme="minorHAnsi" w:hAnsi="Arial" w:cs="Arial"/>
              <w:color w:val="14324B"/>
              <w:szCs w:val="22"/>
              <w:lang w:eastAsia="en-US"/>
            </w:rPr>
            <w:instrText xml:space="preserve"> NUMPAGES </w:instrText>
          </w:r>
          <w:r w:rsidRPr="00F34C93">
            <w:rPr>
              <w:rFonts w:ascii="Arial" w:eastAsiaTheme="minorHAnsi" w:hAnsi="Arial" w:cs="Arial"/>
              <w:color w:val="14324B"/>
              <w:szCs w:val="22"/>
              <w:lang w:eastAsia="en-US"/>
            </w:rPr>
            <w:fldChar w:fldCharType="separate"/>
          </w:r>
          <w:r>
            <w:rPr>
              <w:rFonts w:ascii="Arial" w:eastAsiaTheme="minorHAnsi" w:hAnsi="Arial" w:cs="Arial"/>
              <w:noProof/>
              <w:color w:val="14324B"/>
              <w:szCs w:val="22"/>
              <w:lang w:eastAsia="en-US"/>
            </w:rPr>
            <w:t>54</w:t>
          </w:r>
          <w:r w:rsidRPr="00F34C93">
            <w:rPr>
              <w:rFonts w:ascii="Arial" w:eastAsiaTheme="minorHAnsi" w:hAnsi="Arial" w:cs="Arial"/>
              <w:color w:val="14324B"/>
              <w:szCs w:val="22"/>
              <w:lang w:eastAsia="en-US"/>
            </w:rPr>
            <w:fldChar w:fldCharType="end"/>
          </w:r>
        </w:p>
      </w:tc>
    </w:tr>
  </w:tbl>
  <w:p w14:paraId="72F04D06" w14:textId="77777777" w:rsidR="00EB155F" w:rsidRDefault="00EB155F">
    <w:r w:rsidRPr="00AD11F6">
      <w:rPr>
        <w:rFonts w:ascii="Arial" w:hAnsi="Arial" w:cs="Arial"/>
        <w:noProof/>
        <w:color w:val="14324B"/>
        <w:szCs w:val="22"/>
      </w:rPr>
      <w:drawing>
        <wp:anchor distT="0" distB="0" distL="114300" distR="114300" simplePos="0" relativeHeight="251659264" behindDoc="0" locked="0" layoutInCell="1" allowOverlap="1" wp14:anchorId="07C7D3D9" wp14:editId="42468277">
          <wp:simplePos x="0" y="0"/>
          <wp:positionH relativeFrom="column">
            <wp:posOffset>-1152939</wp:posOffset>
          </wp:positionH>
          <wp:positionV relativeFrom="paragraph">
            <wp:posOffset>365760</wp:posOffset>
          </wp:positionV>
          <wp:extent cx="10848368" cy="245497"/>
          <wp:effectExtent l="0" t="0" r="0" b="2540"/>
          <wp:wrapNone/>
          <wp:docPr id="1125655022" name="Рисунок 112565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48368" cy="245497"/>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AF418" w14:textId="77777777" w:rsidR="000F0E8E" w:rsidRDefault="000F0E8E" w:rsidP="000311CD">
      <w:r>
        <w:separator/>
      </w:r>
    </w:p>
  </w:footnote>
  <w:footnote w:type="continuationSeparator" w:id="0">
    <w:p w14:paraId="3F5F1835" w14:textId="77777777" w:rsidR="000F0E8E" w:rsidRDefault="000F0E8E" w:rsidP="000311CD">
      <w:r>
        <w:continuationSeparator/>
      </w:r>
    </w:p>
  </w:footnote>
  <w:footnote w:id="1">
    <w:p w14:paraId="157690EF" w14:textId="5573F174" w:rsidR="00655541" w:rsidRDefault="00655541" w:rsidP="00655541">
      <w:pPr>
        <w:pStyle w:val="aff6"/>
        <w:rPr>
          <w:ins w:id="59" w:author="Пользователь" w:date="2025-10-14T09:34:00Z" w16du:dateUtc="2025-10-14T06:34:00Z"/>
        </w:rPr>
      </w:pPr>
      <w:ins w:id="60" w:author="Пользователь" w:date="2025-10-14T09:34:00Z" w16du:dateUtc="2025-10-14T06:34:00Z">
        <w:r>
          <w:rPr>
            <w:rStyle w:val="aff8"/>
          </w:rPr>
          <w:footnoteRef/>
        </w:r>
        <w:r>
          <w:t xml:space="preserve"> Шаблон класса показан условно для общего понимания подхода. При нормализации данных шаблоны формируются отдельно привязка шаблона класса к классу классификатора происходит в 1С </w:t>
        </w:r>
        <w:r>
          <w:rPr>
            <w:lang w:val="en-US"/>
          </w:rPr>
          <w:t>MDM</w:t>
        </w:r>
        <w:r w:rsidRPr="006F39B0">
          <w:t xml:space="preserve"> </w:t>
        </w:r>
        <w:r>
          <w:t>КОРП.  Атрибуты шаблона класса в процессе нормализации могут быть изменены.</w:t>
        </w:r>
      </w:ins>
    </w:p>
    <w:p w14:paraId="5009C79A" w14:textId="00A2D8BA" w:rsidR="00655541" w:rsidRDefault="00655541">
      <w:pPr>
        <w:pStyle w:val="aff6"/>
      </w:pPr>
    </w:p>
  </w:footnote>
  <w:footnote w:id="2">
    <w:p w14:paraId="30C1D034" w14:textId="77777777" w:rsidR="004F038D" w:rsidRPr="00EC3830" w:rsidRDefault="004F038D" w:rsidP="004F038D">
      <w:pPr>
        <w:pStyle w:val="aff6"/>
      </w:pPr>
      <w:r>
        <w:rPr>
          <w:rStyle w:val="aff8"/>
        </w:rPr>
        <w:footnoteRef/>
      </w:r>
      <w:r>
        <w:t xml:space="preserve"> </w:t>
      </w:r>
      <w:r w:rsidRPr="00FB3D2C">
        <w:rPr>
          <w:rFonts w:ascii="Times New Roman" w:hAnsi="Times New Roman"/>
        </w:rPr>
        <w:t>При необходимости указанные принципы могут быть дополнены в соответствии с конкретными требованиями бизнес-подразделений Компании и целями классификации.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EF077" w14:textId="4EEE9CD4" w:rsidR="00EB155F" w:rsidRDefault="00000000">
    <w:pPr>
      <w:pStyle w:val="af2"/>
    </w:pPr>
    <w:r>
      <w:rPr>
        <w:noProof/>
        <w14:ligatures w14:val="standardContextual"/>
      </w:rPr>
      <w:pict w14:anchorId="330348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5229070" o:spid="_x0000_s1059" type="#_x0000_t75" style="position:absolute;margin-left:0;margin-top:0;width:595.4pt;height:842.15pt;z-index:-251657728;mso-position-horizontal:center;mso-position-horizontal-relative:margin;mso-position-vertical:center;mso-position-vertical-relative:margin" o:allowincell="f">
          <v:imagedata r:id="rId1" o:title="Black &amp; Red Formal Modern Professional Letterhead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090EB" w14:textId="25976050" w:rsidR="00EB155F" w:rsidRDefault="00000000" w:rsidP="00CC19AC">
    <w:pPr>
      <w:pStyle w:val="afb"/>
      <w:tabs>
        <w:tab w:val="left" w:pos="780"/>
        <w:tab w:val="center" w:pos="2437"/>
        <w:tab w:val="left" w:pos="3615"/>
        <w:tab w:val="right" w:pos="4874"/>
      </w:tabs>
      <w:ind w:left="3261" w:right="3117"/>
      <w:jc w:val="center"/>
      <w:rPr>
        <w:rStyle w:val="-0"/>
        <w:sz w:val="16"/>
        <w:szCs w:val="16"/>
      </w:rPr>
    </w:pPr>
    <w:r>
      <w:rPr>
        <w:rFonts w:ascii="Cambria" w:hAnsi="Cambria" w:cs="Times New Roman"/>
        <w:noProof/>
        <w:szCs w:val="24"/>
        <w14:ligatures w14:val="standardContextual"/>
      </w:rPr>
      <w:pict w14:anchorId="01E5B3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5229071" o:spid="_x0000_s1060" type="#_x0000_t75" style="position:absolute;left:0;text-align:left;margin-left:0;margin-top:0;width:595.4pt;height:842.15pt;z-index:-251656704;mso-position-horizontal:center;mso-position-horizontal-relative:margin;mso-position-vertical:center;mso-position-vertical-relative:margin" o:allowincell="f">
          <v:imagedata r:id="rId1" o:title="Black &amp; Red Formal Modern Professional Letterhead (1)"/>
          <w10:wrap anchorx="margin" anchory="margin"/>
        </v:shape>
      </w:pict>
    </w:r>
    <w:r w:rsidR="00EB155F">
      <w:rPr>
        <w:noProof/>
      </w:rPr>
      <w:drawing>
        <wp:anchor distT="0" distB="0" distL="114300" distR="114300" simplePos="0" relativeHeight="251658240" behindDoc="0" locked="0" layoutInCell="1" allowOverlap="1" wp14:anchorId="65CCE662" wp14:editId="2607E8EC">
          <wp:simplePos x="0" y="0"/>
          <wp:positionH relativeFrom="column">
            <wp:posOffset>3175</wp:posOffset>
          </wp:positionH>
          <wp:positionV relativeFrom="paragraph">
            <wp:posOffset>-60435</wp:posOffset>
          </wp:positionV>
          <wp:extent cx="1944547" cy="415207"/>
          <wp:effectExtent l="0" t="0" r="0" b="4445"/>
          <wp:wrapNone/>
          <wp:docPr id="1039852197" name="Рисунок 103985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44547" cy="415207"/>
                  </a:xfrm>
                  <a:prstGeom prst="rect">
                    <a:avLst/>
                  </a:prstGeom>
                  <a:noFill/>
                </pic:spPr>
              </pic:pic>
            </a:graphicData>
          </a:graphic>
          <wp14:sizeRelH relativeFrom="page">
            <wp14:pctWidth>0</wp14:pctWidth>
          </wp14:sizeRelH>
          <wp14:sizeRelV relativeFrom="page">
            <wp14:pctHeight>0</wp14:pctHeight>
          </wp14:sizeRelV>
        </wp:anchor>
      </w:drawing>
    </w:r>
    <w:r w:rsidR="00EB155F">
      <w:rPr>
        <w:rFonts w:ascii="Arial" w:hAnsi="Arial" w:cs="Arial"/>
        <w:color w:val="14324B"/>
      </w:rPr>
      <w:t xml:space="preserve">                                                      </w:t>
    </w:r>
    <w:sdt>
      <w:sdtPr>
        <w:rPr>
          <w:rStyle w:val="-0"/>
          <w:sz w:val="16"/>
          <w:szCs w:val="16"/>
        </w:rPr>
        <w:alias w:val="Тема"/>
        <w:tag w:val=""/>
        <w:id w:val="2067148755"/>
        <w:dataBinding w:prefixMappings="xmlns:ns0='http://purl.org/dc/elements/1.1/' xmlns:ns1='http://schemas.openxmlformats.org/package/2006/metadata/core-properties' " w:xpath="/ns1:coreProperties[1]/ns0:subject[1]" w:storeItemID="{6C3C8BC8-F283-45AE-878A-BAB7291924A1}"/>
        <w:text/>
      </w:sdtPr>
      <w:sdtContent>
        <w:r w:rsidR="00CF6C76">
          <w:rPr>
            <w:rStyle w:val="-0"/>
            <w:sz w:val="16"/>
            <w:szCs w:val="16"/>
          </w:rPr>
          <w:t>Стандарт классификации</w:t>
        </w:r>
        <w:r w:rsidR="00C3383F">
          <w:rPr>
            <w:rStyle w:val="-0"/>
            <w:sz w:val="16"/>
            <w:szCs w:val="16"/>
          </w:rPr>
          <w:t xml:space="preserve"> справочника Номенклатура</w:t>
        </w:r>
        <w:r w:rsidR="00CF6C76">
          <w:rPr>
            <w:rStyle w:val="-0"/>
            <w:sz w:val="16"/>
            <w:szCs w:val="16"/>
          </w:rPr>
          <w:t xml:space="preserve"> для ООО «Горнорудный Майнинг»</w:t>
        </w:r>
      </w:sdtContent>
    </w:sdt>
  </w:p>
  <w:p w14:paraId="7FD48C5E" w14:textId="0647024F" w:rsidR="00EB155F" w:rsidRDefault="00000000" w:rsidP="00CC19AC">
    <w:pPr>
      <w:pStyle w:val="afb"/>
      <w:tabs>
        <w:tab w:val="left" w:pos="780"/>
        <w:tab w:val="center" w:pos="2437"/>
        <w:tab w:val="left" w:pos="3615"/>
        <w:tab w:val="right" w:pos="4874"/>
      </w:tabs>
      <w:ind w:left="2977" w:right="3117"/>
      <w:jc w:val="center"/>
      <w:rPr>
        <w:rStyle w:val="-0"/>
        <w:sz w:val="16"/>
        <w:szCs w:val="16"/>
      </w:rPr>
    </w:pPr>
    <w:sdt>
      <w:sdtPr>
        <w:rPr>
          <w:rStyle w:val="-0"/>
          <w:sz w:val="16"/>
          <w:szCs w:val="16"/>
        </w:rPr>
        <w:alias w:val="Название"/>
        <w:tag w:val=""/>
        <w:id w:val="-275944782"/>
        <w:dataBinding w:prefixMappings="xmlns:ns0='http://purl.org/dc/elements/1.1/' xmlns:ns1='http://schemas.openxmlformats.org/package/2006/metadata/core-properties' " w:xpath="/ns1:coreProperties[1]/ns0:title[1]" w:storeItemID="{6C3C8BC8-F283-45AE-878A-BAB7291924A1}"/>
        <w:text/>
      </w:sdtPr>
      <w:sdtContent>
        <w:r w:rsidR="00C3383F">
          <w:rPr>
            <w:rStyle w:val="-0"/>
            <w:sz w:val="16"/>
            <w:szCs w:val="16"/>
          </w:rPr>
          <w:t>Стандарт классификации</w:t>
        </w:r>
      </w:sdtContent>
    </w:sdt>
  </w:p>
  <w:p w14:paraId="48ADE141" w14:textId="34225674" w:rsidR="00EB155F" w:rsidRPr="003819AB" w:rsidRDefault="00EB155F" w:rsidP="00CC19AC">
    <w:pPr>
      <w:pStyle w:val="afb"/>
      <w:tabs>
        <w:tab w:val="left" w:pos="780"/>
        <w:tab w:val="center" w:pos="2437"/>
        <w:tab w:val="left" w:pos="3615"/>
        <w:tab w:val="right" w:pos="4874"/>
      </w:tabs>
      <w:ind w:left="2977" w:right="3117"/>
      <w:jc w:val="center"/>
      <w:rPr>
        <w:rFonts w:ascii="Arial" w:hAnsi="Arial" w:cs="Arial"/>
        <w:color w:val="14324B"/>
      </w:rPr>
    </w:pPr>
    <w:r>
      <w:rPr>
        <w:rStyle w:val="-0"/>
        <w:sz w:val="16"/>
        <w:szCs w:val="16"/>
      </w:rPr>
      <w:t xml:space="preserve">       </w:t>
    </w:r>
    <w:r w:rsidRPr="0046205A">
      <w:rPr>
        <w:rStyle w:val="-0"/>
        <w:sz w:val="16"/>
        <w:szCs w:val="16"/>
      </w:rPr>
      <w:t xml:space="preserve">версия </w:t>
    </w:r>
    <w:sdt>
      <w:sdtPr>
        <w:rPr>
          <w:rStyle w:val="-0"/>
          <w:sz w:val="16"/>
          <w:szCs w:val="16"/>
        </w:rPr>
        <w:alias w:val="Ключевые слова"/>
        <w:tag w:val=""/>
        <w:id w:val="2007786898"/>
        <w:dataBinding w:prefixMappings="xmlns:ns0='http://purl.org/dc/elements/1.1/' xmlns:ns1='http://schemas.openxmlformats.org/package/2006/metadata/core-properties' " w:xpath="/ns1:coreProperties[1]/ns1:keywords[1]" w:storeItemID="{6C3C8BC8-F283-45AE-878A-BAB7291924A1}"/>
        <w:text/>
      </w:sdtPr>
      <w:sdtContent>
        <w:r>
          <w:rPr>
            <w:rStyle w:val="-0"/>
            <w:sz w:val="16"/>
            <w:szCs w:val="16"/>
          </w:rPr>
          <w:t>1.0</w:t>
        </w:r>
      </w:sdtContent>
    </w:sdt>
    <w:r w:rsidRPr="00995BE6">
      <w:rPr>
        <w:rFonts w:ascii="Arial" w:hAnsi="Arial" w:cs="Arial"/>
        <w:color w:val="14324B"/>
      </w:rPr>
      <w:br/>
    </w:r>
  </w:p>
  <w:p w14:paraId="51A74A90" w14:textId="77777777" w:rsidR="00EB155F" w:rsidRPr="003819AB" w:rsidRDefault="00EB155F" w:rsidP="003819AB">
    <w:pPr>
      <w:pStyle w:val="af2"/>
      <w:jc w:val="right"/>
      <w:rPr>
        <w:rFonts w:ascii="Arial" w:hAnsi="Arial" w:cs="Arial"/>
        <w:szCs w:val="22"/>
      </w:rPr>
    </w:pPr>
    <w:r w:rsidRPr="000644E8">
      <w:rPr>
        <w:rFonts w:ascii="Arial" w:hAnsi="Arial" w:cs="Arial"/>
        <w:noProof/>
        <w:color w:val="14324B"/>
        <w:szCs w:val="22"/>
        <w14:ligatures w14:val="standardContextual"/>
      </w:rPr>
      <mc:AlternateContent>
        <mc:Choice Requires="wps">
          <w:drawing>
            <wp:anchor distT="0" distB="0" distL="114300" distR="114300" simplePos="0" relativeHeight="251656192" behindDoc="0" locked="0" layoutInCell="1" allowOverlap="1" wp14:anchorId="5A7BE0B1" wp14:editId="74BE4413">
              <wp:simplePos x="0" y="0"/>
              <wp:positionH relativeFrom="column">
                <wp:posOffset>-1920737</wp:posOffset>
              </wp:positionH>
              <wp:positionV relativeFrom="paragraph">
                <wp:posOffset>94173</wp:posOffset>
              </wp:positionV>
              <wp:extent cx="7148223" cy="0"/>
              <wp:effectExtent l="0" t="0" r="33655" b="19050"/>
              <wp:wrapNone/>
              <wp:docPr id="52" name="Прямая соединительная линия 52"/>
              <wp:cNvGraphicFramePr/>
              <a:graphic xmlns:a="http://schemas.openxmlformats.org/drawingml/2006/main">
                <a:graphicData uri="http://schemas.microsoft.com/office/word/2010/wordprocessingShape">
                  <wps:wsp>
                    <wps:cNvCnPr/>
                    <wps:spPr>
                      <a:xfrm>
                        <a:off x="0" y="0"/>
                        <a:ext cx="7148223" cy="0"/>
                      </a:xfrm>
                      <a:prstGeom prst="line">
                        <a:avLst/>
                      </a:prstGeom>
                      <a:ln w="12700">
                        <a:solidFill>
                          <a:srgbClr val="14324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BFA6AD" id="Прямая соединительная линия 5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25pt,7.4pt" to="411.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" strokecolor="#14324b" strokeweight="1pt">
              <v:stroke joinstyle="miter"/>
            </v:line>
          </w:pict>
        </mc:Fallback>
      </mc:AlternateContent>
    </w:r>
    <w:r w:rsidRPr="000644E8">
      <w:rPr>
        <w:rFonts w:ascii="Arial" w:hAnsi="Arial" w:cs="Arial"/>
        <w:szCs w:val="22"/>
      </w:rPr>
      <w:t xml:space="preserve">                                                                                                                                               </w:t>
    </w:r>
  </w:p>
  <w:p w14:paraId="19E448E3" w14:textId="77777777" w:rsidR="00EB155F" w:rsidRDefault="00EB155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06" w:type="pct"/>
      <w:jc w:val="center"/>
      <w:tblCellMar>
        <w:left w:w="107" w:type="dxa"/>
        <w:right w:w="107" w:type="dxa"/>
      </w:tblCellMar>
      <w:tblLook w:val="0000" w:firstRow="0" w:lastRow="0" w:firstColumn="0" w:lastColumn="0" w:noHBand="0" w:noVBand="0"/>
    </w:tblPr>
    <w:tblGrid>
      <w:gridCol w:w="3274"/>
      <w:gridCol w:w="4379"/>
      <w:gridCol w:w="2793"/>
    </w:tblGrid>
    <w:tr w:rsidR="00EB155F" w14:paraId="3E05678B" w14:textId="77777777" w:rsidTr="0065201C">
      <w:trPr>
        <w:trHeight w:val="346"/>
        <w:jc w:val="center"/>
      </w:trPr>
      <w:tc>
        <w:tcPr>
          <w:tcW w:w="1567" w:type="pct"/>
          <w:vAlign w:val="center"/>
        </w:tcPr>
        <w:p w14:paraId="6478DF3A" w14:textId="77777777" w:rsidR="00EB155F" w:rsidRPr="00C54653" w:rsidRDefault="00EB155F" w:rsidP="00A47D70">
          <w:pPr>
            <w:jc w:val="center"/>
          </w:pPr>
          <w:r>
            <w:rPr>
              <w:noProof/>
              <w14:ligatures w14:val="standardContextual"/>
            </w:rPr>
            <w:drawing>
              <wp:inline distT="0" distB="0" distL="0" distR="0" wp14:anchorId="70621716" wp14:editId="7E1C8DCA">
                <wp:extent cx="1402048" cy="413065"/>
                <wp:effectExtent l="0" t="0" r="0" b="0"/>
                <wp:docPr id="1340199527" name="Рисунок 134019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dum_Logo_Dak-Blue_2023-09-15 (1).png"/>
                        <pic:cNvPicPr/>
                      </pic:nvPicPr>
                      <pic:blipFill rotWithShape="1">
                        <a:blip r:embed="rId1">
                          <a:extLst>
                            <a:ext uri="{28A0092B-C50C-407E-A947-70E740481C1C}">
                              <a14:useLocalDpi xmlns:a14="http://schemas.microsoft.com/office/drawing/2010/main" val="0"/>
                            </a:ext>
                          </a:extLst>
                        </a:blip>
                        <a:srcRect l="6428"/>
                        <a:stretch/>
                      </pic:blipFill>
                      <pic:spPr bwMode="auto">
                        <a:xfrm>
                          <a:off x="0" y="0"/>
                          <a:ext cx="1566476" cy="461508"/>
                        </a:xfrm>
                        <a:prstGeom prst="rect">
                          <a:avLst/>
                        </a:prstGeom>
                        <a:ln>
                          <a:noFill/>
                        </a:ln>
                        <a:extLst>
                          <a:ext uri="{53640926-AAD7-44D8-BBD7-CCE9431645EC}">
                            <a14:shadowObscured xmlns:a14="http://schemas.microsoft.com/office/drawing/2010/main"/>
                          </a:ext>
                        </a:extLst>
                      </pic:spPr>
                    </pic:pic>
                  </a:graphicData>
                </a:graphic>
              </wp:inline>
            </w:drawing>
          </w:r>
        </w:p>
      </w:tc>
      <w:tc>
        <w:tcPr>
          <w:tcW w:w="2096" w:type="pct"/>
          <w:vAlign w:val="center"/>
        </w:tcPr>
        <w:sdt>
          <w:sdtPr>
            <w:rPr>
              <w:rStyle w:val="-0"/>
              <w:sz w:val="16"/>
              <w:szCs w:val="16"/>
            </w:rPr>
            <w:alias w:val="Тема"/>
            <w:tag w:val=""/>
            <w:id w:val="-1757664121"/>
            <w:dataBinding w:prefixMappings="xmlns:ns0='http://purl.org/dc/elements/1.1/' xmlns:ns1='http://schemas.openxmlformats.org/package/2006/metadata/core-properties' " w:xpath="/ns1:coreProperties[1]/ns0:subject[1]" w:storeItemID="{6C3C8BC8-F283-45AE-878A-BAB7291924A1}"/>
            <w:text/>
          </w:sdtPr>
          <w:sdtContent>
            <w:p w14:paraId="0C189A6D" w14:textId="609FEE33" w:rsidR="00EB155F" w:rsidRDefault="00C3383F" w:rsidP="00A47D70">
              <w:pPr>
                <w:pStyle w:val="afb"/>
                <w:tabs>
                  <w:tab w:val="left" w:pos="780"/>
                  <w:tab w:val="center" w:pos="2437"/>
                  <w:tab w:val="left" w:pos="3615"/>
                  <w:tab w:val="right" w:pos="4874"/>
                </w:tabs>
                <w:jc w:val="center"/>
                <w:rPr>
                  <w:rStyle w:val="-0"/>
                  <w:sz w:val="16"/>
                  <w:szCs w:val="16"/>
                </w:rPr>
              </w:pPr>
              <w:r>
                <w:rPr>
                  <w:rStyle w:val="-0"/>
                  <w:sz w:val="16"/>
                  <w:szCs w:val="16"/>
                </w:rPr>
                <w:t>Стандарт классификации справочника Номенклатура для ООО «Горнорудный Майнинг»</w:t>
              </w:r>
            </w:p>
          </w:sdtContent>
        </w:sdt>
        <w:p w14:paraId="53A7118E" w14:textId="467CB898" w:rsidR="00EB155F" w:rsidRPr="0046205A" w:rsidRDefault="00CF6C76" w:rsidP="00A47D70">
          <w:pPr>
            <w:pStyle w:val="afb"/>
            <w:tabs>
              <w:tab w:val="left" w:pos="780"/>
              <w:tab w:val="center" w:pos="2437"/>
              <w:tab w:val="left" w:pos="3615"/>
              <w:tab w:val="right" w:pos="4874"/>
            </w:tabs>
            <w:rPr>
              <w:rStyle w:val="-0"/>
              <w:sz w:val="16"/>
              <w:szCs w:val="16"/>
            </w:rPr>
          </w:pPr>
          <w:r>
            <w:rPr>
              <w:rStyle w:val="-0"/>
              <w:sz w:val="16"/>
              <w:szCs w:val="16"/>
            </w:rPr>
            <w:t>Стандарт классификации</w:t>
          </w:r>
          <w:r w:rsidR="00EB155F">
            <w:rPr>
              <w:rStyle w:val="-0"/>
              <w:sz w:val="16"/>
              <w:szCs w:val="16"/>
            </w:rPr>
            <w:t xml:space="preserve">                                   </w:t>
          </w:r>
          <w:r w:rsidR="00EB155F" w:rsidRPr="0046205A">
            <w:rPr>
              <w:rStyle w:val="-0"/>
              <w:sz w:val="16"/>
              <w:szCs w:val="16"/>
            </w:rPr>
            <w:t xml:space="preserve">версия </w:t>
          </w:r>
          <w:sdt>
            <w:sdtPr>
              <w:rPr>
                <w:rStyle w:val="-0"/>
                <w:sz w:val="16"/>
                <w:szCs w:val="16"/>
              </w:rPr>
              <w:alias w:val="Ключевые слова"/>
              <w:tag w:val=""/>
              <w:id w:val="-645283776"/>
              <w:dataBinding w:prefixMappings="xmlns:ns0='http://purl.org/dc/elements/1.1/' xmlns:ns1='http://schemas.openxmlformats.org/package/2006/metadata/core-properties' " w:xpath="/ns1:coreProperties[1]/ns1:keywords[1]" w:storeItemID="{6C3C8BC8-F283-45AE-878A-BAB7291924A1}"/>
              <w:text/>
            </w:sdtPr>
            <w:sdtContent>
              <w:r w:rsidR="00EB155F">
                <w:rPr>
                  <w:rStyle w:val="-0"/>
                  <w:sz w:val="16"/>
                  <w:szCs w:val="16"/>
                </w:rPr>
                <w:t>1.0</w:t>
              </w:r>
            </w:sdtContent>
          </w:sdt>
        </w:p>
      </w:tc>
      <w:tc>
        <w:tcPr>
          <w:tcW w:w="1337" w:type="pct"/>
          <w:vAlign w:val="center"/>
        </w:tcPr>
        <w:p w14:paraId="4B595B03" w14:textId="6ACF12F1" w:rsidR="00EB155F" w:rsidRPr="00E136E7" w:rsidRDefault="00EB155F" w:rsidP="00A47D70">
          <w:pPr>
            <w:pStyle w:val="afd"/>
            <w:rPr>
              <w:rFonts w:asciiTheme="minorHAnsi" w:hAnsiTheme="minorHAnsi" w:cstheme="minorHAnsi"/>
              <w:sz w:val="28"/>
            </w:rPr>
          </w:pPr>
        </w:p>
      </w:tc>
    </w:tr>
  </w:tbl>
  <w:p w14:paraId="6950AF60" w14:textId="5881F0C9" w:rsidR="00EB155F" w:rsidRDefault="00EB155F">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F0A"/>
    <w:multiLevelType w:val="hybridMultilevel"/>
    <w:tmpl w:val="EB0475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617FF9"/>
    <w:multiLevelType w:val="hybridMultilevel"/>
    <w:tmpl w:val="83BAD674"/>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15:restartNumberingAfterBreak="0">
    <w:nsid w:val="046A029F"/>
    <w:multiLevelType w:val="multilevel"/>
    <w:tmpl w:val="B29C78F8"/>
    <w:lvl w:ilvl="0">
      <w:start w:val="1"/>
      <w:numFmt w:val="decimal"/>
      <w:lvlText w:val="%1."/>
      <w:lvlJc w:val="left"/>
      <w:pPr>
        <w:ind w:left="786" w:hanging="360"/>
      </w:pPr>
      <w:rPr>
        <w:rFonts w:ascii="Cambria" w:hAnsi="Cambria" w:cs="Times New Roman" w:hint="default"/>
        <w:b/>
        <w:bCs/>
        <w:i w:val="0"/>
        <w:iCs w:val="0"/>
        <w:caps w:val="0"/>
        <w:smallCaps w:val="0"/>
        <w:strike w:val="0"/>
        <w:dstrike w:val="0"/>
        <w:noProof w:val="0"/>
        <w:vanish w:val="0"/>
        <w:color w:val="000000" w:themeColor="text1"/>
        <w:spacing w:val="0"/>
        <w:kern w:val="0"/>
        <w:position w:val="0"/>
        <w:sz w:val="22"/>
        <w:szCs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858" w:hanging="432"/>
      </w:pPr>
      <w:rPr>
        <w:rFonts w:ascii="Cambria" w:hAnsi="Cambria" w:cs="Times New Roman" w:hint="default"/>
        <w:b/>
        <w:bCs/>
        <w:i w:val="0"/>
        <w:iCs w:val="0"/>
        <w:caps w:val="0"/>
        <w:smallCaps w:val="0"/>
        <w:strike w:val="0"/>
        <w:dstrike w:val="0"/>
        <w:noProof w:val="0"/>
        <w:vanish w:val="0"/>
        <w:color w:val="000000"/>
        <w:spacing w:val="0"/>
        <w:kern w:val="0"/>
        <w:position w:val="0"/>
        <w:sz w:val="22"/>
        <w:szCs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930" w:hanging="504"/>
      </w:pPr>
      <w:rPr>
        <w:rFonts w:ascii="Cambria" w:hAnsi="Cambria" w:hint="default"/>
        <w:b/>
        <w:bCs/>
        <w:color w:val="auto"/>
      </w:rPr>
    </w:lvl>
    <w:lvl w:ilvl="3">
      <w:start w:val="1"/>
      <w:numFmt w:val="decimal"/>
      <w:suff w:val="space"/>
      <w:lvlText w:val="%1.%2.%3.%4."/>
      <w:lvlJc w:val="left"/>
      <w:pPr>
        <w:ind w:left="1074" w:hanging="648"/>
      </w:pPr>
      <w:rPr>
        <w:rFonts w:hint="default"/>
        <w:i w:val="0"/>
        <w:iCs w:val="0"/>
        <w:color w:val="auto"/>
      </w:rPr>
    </w:lvl>
    <w:lvl w:ilvl="4">
      <w:start w:val="1"/>
      <w:numFmt w:val="decimal"/>
      <w:suff w:val="space"/>
      <w:lvlText w:val="%1.%2.%3.%4.%5."/>
      <w:lvlJc w:val="left"/>
      <w:pPr>
        <w:ind w:left="1218" w:hanging="792"/>
      </w:pPr>
      <w:rPr>
        <w:rFonts w:hint="default"/>
        <w:color w:val="auto"/>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3" w15:restartNumberingAfterBreak="0">
    <w:nsid w:val="04BD05D1"/>
    <w:multiLevelType w:val="hybridMultilevel"/>
    <w:tmpl w:val="A55EAB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4EC103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65F176D"/>
    <w:multiLevelType w:val="multilevel"/>
    <w:tmpl w:val="B3345F14"/>
    <w:lvl w:ilvl="0">
      <w:start w:val="1"/>
      <w:numFmt w:val="decimal"/>
      <w:lvlText w:val="%1."/>
      <w:lvlJc w:val="left"/>
      <w:pPr>
        <w:ind w:left="360" w:hanging="360"/>
      </w:pPr>
      <w:rPr>
        <w:b/>
        <w:bCs/>
        <w:color w:val="auto"/>
        <w:sz w:val="24"/>
        <w:szCs w:val="24"/>
      </w:rPr>
    </w:lvl>
    <w:lvl w:ilvl="1">
      <w:start w:val="1"/>
      <w:numFmt w:val="decimal"/>
      <w:lvlText w:val="%1.%2."/>
      <w:lvlJc w:val="left"/>
      <w:pPr>
        <w:ind w:left="1283" w:hanging="432"/>
      </w:pPr>
      <w:rPr>
        <w:b w:val="0"/>
        <w:bCs w:val="0"/>
        <w:color w:val="auto"/>
        <w:sz w:val="24"/>
        <w:szCs w:val="24"/>
      </w:rPr>
    </w:lvl>
    <w:lvl w:ilvl="2">
      <w:start w:val="1"/>
      <w:numFmt w:val="decimal"/>
      <w:lvlText w:val="%1.%2.%3."/>
      <w:lvlJc w:val="left"/>
      <w:pPr>
        <w:ind w:left="1497" w:hanging="504"/>
      </w:pPr>
      <w:rPr>
        <w:rFonts w:hint="default"/>
        <w:b w:val="0"/>
        <w:bCs w:val="0"/>
        <w:color w:val="auto"/>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6D11EB1"/>
    <w:multiLevelType w:val="multilevel"/>
    <w:tmpl w:val="9BF206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79C230E"/>
    <w:multiLevelType w:val="multilevel"/>
    <w:tmpl w:val="1090BB5C"/>
    <w:lvl w:ilvl="0">
      <w:start w:val="1"/>
      <w:numFmt w:val="decimal"/>
      <w:lvlText w:val="%1."/>
      <w:lvlJc w:val="left"/>
      <w:pPr>
        <w:ind w:left="360" w:hanging="360"/>
      </w:pPr>
      <w:rPr>
        <w:rFonts w:hint="default"/>
        <w:b/>
        <w:bCs/>
        <w:color w:val="auto"/>
        <w:sz w:val="24"/>
        <w:szCs w:val="24"/>
      </w:rPr>
    </w:lvl>
    <w:lvl w:ilvl="1">
      <w:start w:val="1"/>
      <w:numFmt w:val="decimal"/>
      <w:lvlText w:val="%1.%2."/>
      <w:lvlJc w:val="left"/>
      <w:pPr>
        <w:ind w:left="1283" w:hanging="432"/>
      </w:pPr>
      <w:rPr>
        <w:rFonts w:hint="default"/>
        <w:b w:val="0"/>
        <w:bCs w:val="0"/>
        <w:color w:val="auto"/>
        <w:sz w:val="24"/>
        <w:szCs w:val="24"/>
      </w:rPr>
    </w:lvl>
    <w:lvl w:ilvl="2">
      <w:start w:val="4"/>
      <w:numFmt w:val="decimal"/>
      <w:lvlText w:val="%3)"/>
      <w:lvlJc w:val="left"/>
      <w:pPr>
        <w:ind w:left="1353" w:hanging="360"/>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7BA1127"/>
    <w:multiLevelType w:val="multilevel"/>
    <w:tmpl w:val="60BEC3AE"/>
    <w:lvl w:ilvl="0">
      <w:start w:val="1"/>
      <w:numFmt w:val="decimal"/>
      <w:lvlText w:val="%1."/>
      <w:lvlJc w:val="left"/>
      <w:pPr>
        <w:ind w:left="360" w:hanging="360"/>
      </w:pPr>
      <w:rPr>
        <w:b/>
        <w:bCs/>
        <w:color w:val="auto"/>
        <w:sz w:val="24"/>
        <w:szCs w:val="24"/>
      </w:rPr>
    </w:lvl>
    <w:lvl w:ilvl="1">
      <w:start w:val="1"/>
      <w:numFmt w:val="decimal"/>
      <w:lvlText w:val="%1.%2."/>
      <w:lvlJc w:val="left"/>
      <w:pPr>
        <w:ind w:left="1142" w:hanging="432"/>
      </w:pPr>
      <w:rPr>
        <w:b w:val="0"/>
        <w:bCs w:val="0"/>
        <w:color w:val="auto"/>
        <w:sz w:val="24"/>
        <w:szCs w:val="24"/>
      </w:rPr>
    </w:lvl>
    <w:lvl w:ilvl="2">
      <w:start w:val="1"/>
      <w:numFmt w:val="decimal"/>
      <w:lvlText w:val="%3)"/>
      <w:lvlJc w:val="left"/>
      <w:pPr>
        <w:ind w:left="1353" w:hanging="360"/>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8DA3F3E"/>
    <w:multiLevelType w:val="multilevel"/>
    <w:tmpl w:val="00BA60AA"/>
    <w:lvl w:ilvl="0">
      <w:start w:val="1"/>
      <w:numFmt w:val="decimal"/>
      <w:lvlText w:val="%1."/>
      <w:lvlJc w:val="left"/>
      <w:pPr>
        <w:ind w:left="360" w:hanging="360"/>
      </w:pPr>
      <w:rPr>
        <w:b/>
        <w:bCs/>
        <w:color w:val="auto"/>
        <w:sz w:val="24"/>
        <w:szCs w:val="24"/>
      </w:rPr>
    </w:lvl>
    <w:lvl w:ilvl="1">
      <w:start w:val="1"/>
      <w:numFmt w:val="decimal"/>
      <w:lvlText w:val="%1.%2."/>
      <w:lvlJc w:val="left"/>
      <w:pPr>
        <w:ind w:left="1283" w:hanging="432"/>
      </w:pPr>
      <w:rPr>
        <w:b w:val="0"/>
        <w:bCs w:val="0"/>
        <w:color w:val="auto"/>
        <w:sz w:val="24"/>
        <w:szCs w:val="24"/>
      </w:rPr>
    </w:lvl>
    <w:lvl w:ilvl="2">
      <w:start w:val="1"/>
      <w:numFmt w:val="decimal"/>
      <w:lvlText w:val="%3)"/>
      <w:lvlJc w:val="left"/>
      <w:pPr>
        <w:ind w:left="1353" w:hanging="360"/>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9071098"/>
    <w:multiLevelType w:val="multilevel"/>
    <w:tmpl w:val="2026CB50"/>
    <w:lvl w:ilvl="0">
      <w:start w:val="1"/>
      <w:numFmt w:val="decimal"/>
      <w:lvlText w:val="%1."/>
      <w:lvlJc w:val="left"/>
      <w:pPr>
        <w:ind w:left="360" w:hanging="360"/>
      </w:pPr>
      <w:rPr>
        <w:rFonts w:ascii="Times New Roman" w:hAnsi="Times New Roman" w:cs="Times New Roman" w:hint="default"/>
        <w:b/>
        <w:bCs/>
        <w:color w:val="auto"/>
        <w:sz w:val="24"/>
        <w:szCs w:val="24"/>
      </w:rPr>
    </w:lvl>
    <w:lvl w:ilvl="1">
      <w:start w:val="1"/>
      <w:numFmt w:val="decimal"/>
      <w:lvlText w:val="%1.%2."/>
      <w:lvlJc w:val="left"/>
      <w:pPr>
        <w:ind w:left="858" w:hanging="432"/>
      </w:pPr>
      <w:rPr>
        <w:rFonts w:ascii="Times New Roman" w:hAnsi="Times New Roman" w:cs="Times New Roman" w:hint="default"/>
        <w:b w:val="0"/>
        <w:bCs w:val="0"/>
        <w:i w:val="0"/>
        <w:iCs w:val="0"/>
        <w:color w:val="auto"/>
        <w:sz w:val="24"/>
        <w:szCs w:val="24"/>
      </w:rPr>
    </w:lvl>
    <w:lvl w:ilvl="2">
      <w:start w:val="1"/>
      <w:numFmt w:val="decimal"/>
      <w:lvlText w:val="%1.%2.%3."/>
      <w:lvlJc w:val="left"/>
      <w:pPr>
        <w:ind w:left="1639" w:hanging="504"/>
      </w:pPr>
      <w:rPr>
        <w:rFonts w:ascii="Times New Roman" w:hAnsi="Times New Roman" w:cs="Times New Roman" w:hint="default"/>
        <w:b w:val="0"/>
        <w:bCs w:val="0"/>
        <w:color w:val="auto"/>
        <w:sz w:val="24"/>
        <w:szCs w:val="24"/>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C6C32FA"/>
    <w:multiLevelType w:val="multilevel"/>
    <w:tmpl w:val="7C7C22EA"/>
    <w:lvl w:ilvl="0">
      <w:start w:val="1"/>
      <w:numFmt w:val="decimal"/>
      <w:lvlText w:val="%1."/>
      <w:lvlJc w:val="left"/>
      <w:pPr>
        <w:ind w:left="360" w:hanging="360"/>
      </w:pPr>
      <w:rPr>
        <w:rFonts w:ascii="Times New Roman" w:hAnsi="Times New Roman" w:cs="Times New Roman" w:hint="default"/>
        <w:b/>
        <w:bCs/>
        <w:color w:val="auto"/>
        <w:sz w:val="24"/>
        <w:szCs w:val="24"/>
      </w:rPr>
    </w:lvl>
    <w:lvl w:ilvl="1">
      <w:start w:val="1"/>
      <w:numFmt w:val="decimal"/>
      <w:lvlText w:val="%1.%2."/>
      <w:lvlJc w:val="left"/>
      <w:pPr>
        <w:ind w:left="858" w:hanging="432"/>
      </w:pPr>
      <w:rPr>
        <w:rFonts w:ascii="Times New Roman" w:hAnsi="Times New Roman" w:cs="Times New Roman" w:hint="default"/>
        <w:b w:val="0"/>
        <w:bCs w:val="0"/>
        <w:i w:val="0"/>
        <w:iCs w:val="0"/>
        <w:color w:val="auto"/>
        <w:sz w:val="24"/>
        <w:szCs w:val="24"/>
      </w:rPr>
    </w:lvl>
    <w:lvl w:ilvl="2">
      <w:start w:val="1"/>
      <w:numFmt w:val="decimal"/>
      <w:lvlText w:val="%3)"/>
      <w:lvlJc w:val="left"/>
      <w:pPr>
        <w:ind w:left="1495" w:hanging="360"/>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DD310E8"/>
    <w:multiLevelType w:val="multilevel"/>
    <w:tmpl w:val="2D26669C"/>
    <w:lvl w:ilvl="0">
      <w:start w:val="1"/>
      <w:numFmt w:val="decimal"/>
      <w:lvlText w:val="%1."/>
      <w:lvlJc w:val="left"/>
      <w:pPr>
        <w:ind w:left="360" w:hanging="360"/>
      </w:pPr>
      <w:rPr>
        <w:rFonts w:ascii="Times New Roman" w:hAnsi="Times New Roman" w:cs="Times New Roman" w:hint="default"/>
        <w:b w:val="0"/>
        <w:bCs w:val="0"/>
        <w:color w:val="auto"/>
        <w:sz w:val="24"/>
        <w:szCs w:val="24"/>
      </w:rPr>
    </w:lvl>
    <w:lvl w:ilvl="1">
      <w:start w:val="1"/>
      <w:numFmt w:val="decimal"/>
      <w:lvlText w:val="%1.%2."/>
      <w:lvlJc w:val="left"/>
      <w:pPr>
        <w:ind w:left="1000" w:hanging="432"/>
      </w:pPr>
      <w:rPr>
        <w:b w:val="0"/>
        <w:bCs w:val="0"/>
        <w:color w:val="auto"/>
        <w:sz w:val="24"/>
        <w:szCs w:val="24"/>
      </w:rPr>
    </w:lvl>
    <w:lvl w:ilvl="2">
      <w:start w:val="1"/>
      <w:numFmt w:val="decimal"/>
      <w:lvlText w:val="%3)"/>
      <w:lvlJc w:val="left"/>
      <w:pPr>
        <w:ind w:left="1353" w:hanging="360"/>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F236D59"/>
    <w:multiLevelType w:val="hybridMultilevel"/>
    <w:tmpl w:val="B412B46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0AF4FDC"/>
    <w:multiLevelType w:val="multilevel"/>
    <w:tmpl w:val="F76A3D6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2E504A4"/>
    <w:multiLevelType w:val="multilevel"/>
    <w:tmpl w:val="04190025"/>
    <w:lvl w:ilvl="0">
      <w:start w:val="1"/>
      <w:numFmt w:val="decimal"/>
      <w:lvlText w:val="%1"/>
      <w:lvlJc w:val="left"/>
      <w:pPr>
        <w:ind w:left="1573" w:hanging="432"/>
      </w:pPr>
    </w:lvl>
    <w:lvl w:ilvl="1">
      <w:start w:val="1"/>
      <w:numFmt w:val="decimal"/>
      <w:lvlText w:val="%1.%2"/>
      <w:lvlJc w:val="left"/>
      <w:pPr>
        <w:ind w:left="1717" w:hanging="576"/>
      </w:pPr>
    </w:lvl>
    <w:lvl w:ilvl="2">
      <w:start w:val="1"/>
      <w:numFmt w:val="decimal"/>
      <w:lvlText w:val="%1.%2.%3"/>
      <w:lvlJc w:val="left"/>
      <w:pPr>
        <w:ind w:left="1861" w:hanging="720"/>
      </w:pPr>
    </w:lvl>
    <w:lvl w:ilvl="3">
      <w:start w:val="1"/>
      <w:numFmt w:val="decimal"/>
      <w:lvlText w:val="%1.%2.%3.%4"/>
      <w:lvlJc w:val="left"/>
      <w:pPr>
        <w:ind w:left="2005" w:hanging="864"/>
      </w:pPr>
    </w:lvl>
    <w:lvl w:ilvl="4">
      <w:start w:val="1"/>
      <w:numFmt w:val="decimal"/>
      <w:lvlText w:val="%1.%2.%3.%4.%5"/>
      <w:lvlJc w:val="left"/>
      <w:pPr>
        <w:ind w:left="2149" w:hanging="1008"/>
      </w:pPr>
    </w:lvl>
    <w:lvl w:ilvl="5">
      <w:start w:val="1"/>
      <w:numFmt w:val="decimal"/>
      <w:lvlText w:val="%1.%2.%3.%4.%5.%6"/>
      <w:lvlJc w:val="left"/>
      <w:pPr>
        <w:ind w:left="2293" w:hanging="1152"/>
      </w:pPr>
    </w:lvl>
    <w:lvl w:ilvl="6">
      <w:start w:val="1"/>
      <w:numFmt w:val="decimal"/>
      <w:lvlText w:val="%1.%2.%3.%4.%5.%6.%7"/>
      <w:lvlJc w:val="left"/>
      <w:pPr>
        <w:ind w:left="2437" w:hanging="1296"/>
      </w:pPr>
    </w:lvl>
    <w:lvl w:ilvl="7">
      <w:start w:val="1"/>
      <w:numFmt w:val="decimal"/>
      <w:lvlText w:val="%1.%2.%3.%4.%5.%6.%7.%8"/>
      <w:lvlJc w:val="left"/>
      <w:pPr>
        <w:ind w:left="2581" w:hanging="1440"/>
      </w:pPr>
    </w:lvl>
    <w:lvl w:ilvl="8">
      <w:start w:val="1"/>
      <w:numFmt w:val="decimal"/>
      <w:lvlText w:val="%1.%2.%3.%4.%5.%6.%7.%8.%9"/>
      <w:lvlJc w:val="left"/>
      <w:pPr>
        <w:ind w:left="2725" w:hanging="1584"/>
      </w:pPr>
    </w:lvl>
  </w:abstractNum>
  <w:abstractNum w:abstractNumId="16" w15:restartNumberingAfterBreak="0">
    <w:nsid w:val="135549B1"/>
    <w:multiLevelType w:val="hybridMultilevel"/>
    <w:tmpl w:val="998AAA8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13F97069"/>
    <w:multiLevelType w:val="multilevel"/>
    <w:tmpl w:val="9662AB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65A2B25"/>
    <w:multiLevelType w:val="hybridMultilevel"/>
    <w:tmpl w:val="EA5418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76B15B0"/>
    <w:multiLevelType w:val="multilevel"/>
    <w:tmpl w:val="E1B44A4C"/>
    <w:lvl w:ilvl="0">
      <w:start w:val="1"/>
      <w:numFmt w:val="decimal"/>
      <w:lvlText w:val="%1."/>
      <w:lvlJc w:val="left"/>
      <w:pPr>
        <w:ind w:left="360" w:hanging="360"/>
      </w:pPr>
      <w:rPr>
        <w:b/>
        <w:bCs/>
        <w:color w:val="auto"/>
        <w:sz w:val="24"/>
        <w:szCs w:val="24"/>
      </w:rPr>
    </w:lvl>
    <w:lvl w:ilvl="1">
      <w:start w:val="1"/>
      <w:numFmt w:val="decimal"/>
      <w:lvlText w:val="%1.%2."/>
      <w:lvlJc w:val="left"/>
      <w:pPr>
        <w:ind w:left="1283" w:hanging="432"/>
      </w:pPr>
      <w:rPr>
        <w:b w:val="0"/>
        <w:bCs w:val="0"/>
        <w:color w:val="auto"/>
        <w:sz w:val="24"/>
        <w:szCs w:val="24"/>
      </w:rPr>
    </w:lvl>
    <w:lvl w:ilvl="2">
      <w:start w:val="1"/>
      <w:numFmt w:val="decimal"/>
      <w:lvlText w:val="%3)"/>
      <w:lvlJc w:val="left"/>
      <w:pPr>
        <w:ind w:left="1353" w:hanging="360"/>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8BE75ED"/>
    <w:multiLevelType w:val="multilevel"/>
    <w:tmpl w:val="B792F562"/>
    <w:lvl w:ilvl="0">
      <w:start w:val="5"/>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9744" w:hanging="1800"/>
      </w:pPr>
      <w:rPr>
        <w:rFonts w:hint="default"/>
      </w:rPr>
    </w:lvl>
  </w:abstractNum>
  <w:abstractNum w:abstractNumId="21" w15:restartNumberingAfterBreak="0">
    <w:nsid w:val="194A6CE3"/>
    <w:multiLevelType w:val="hybridMultilevel"/>
    <w:tmpl w:val="869C9E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1B3A3E4C"/>
    <w:multiLevelType w:val="hybridMultilevel"/>
    <w:tmpl w:val="54A6C6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C8C4EFE"/>
    <w:multiLevelType w:val="hybridMultilevel"/>
    <w:tmpl w:val="FBE2D53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D626F77"/>
    <w:multiLevelType w:val="hybridMultilevel"/>
    <w:tmpl w:val="4E76588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21AE5745"/>
    <w:multiLevelType w:val="multilevel"/>
    <w:tmpl w:val="975C2FAA"/>
    <w:lvl w:ilvl="0">
      <w:start w:val="6"/>
      <w:numFmt w:val="decimal"/>
      <w:lvlText w:val="%1"/>
      <w:lvlJc w:val="left"/>
      <w:pPr>
        <w:ind w:left="492" w:hanging="492"/>
      </w:pPr>
      <w:rPr>
        <w:rFonts w:hint="default"/>
      </w:rPr>
    </w:lvl>
    <w:lvl w:ilvl="1">
      <w:start w:val="5"/>
      <w:numFmt w:val="decimal"/>
      <w:lvlText w:val="%1.%2"/>
      <w:lvlJc w:val="left"/>
      <w:pPr>
        <w:ind w:left="705" w:hanging="492"/>
      </w:pPr>
      <w:rPr>
        <w:rFonts w:hint="default"/>
      </w:rPr>
    </w:lvl>
    <w:lvl w:ilvl="2">
      <w:start w:val="2"/>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504" w:hanging="1800"/>
      </w:pPr>
      <w:rPr>
        <w:rFonts w:hint="default"/>
      </w:rPr>
    </w:lvl>
  </w:abstractNum>
  <w:abstractNum w:abstractNumId="26" w15:restartNumberingAfterBreak="0">
    <w:nsid w:val="21FB4CAF"/>
    <w:multiLevelType w:val="multilevel"/>
    <w:tmpl w:val="758E522A"/>
    <w:lvl w:ilvl="0">
      <w:start w:val="1"/>
      <w:numFmt w:val="decimal"/>
      <w:lvlText w:val="%1."/>
      <w:lvlJc w:val="left"/>
      <w:pPr>
        <w:ind w:left="360" w:hanging="360"/>
      </w:pPr>
      <w:rPr>
        <w:rFonts w:ascii="Times New Roman" w:hAnsi="Times New Roman" w:cs="Times New Roman" w:hint="default"/>
        <w:b/>
        <w:bCs/>
        <w:color w:val="auto"/>
        <w:sz w:val="24"/>
        <w:szCs w:val="24"/>
      </w:rPr>
    </w:lvl>
    <w:lvl w:ilvl="1">
      <w:start w:val="1"/>
      <w:numFmt w:val="decimal"/>
      <w:lvlText w:val="%1.%2."/>
      <w:lvlJc w:val="left"/>
      <w:pPr>
        <w:ind w:left="858" w:hanging="432"/>
      </w:pPr>
      <w:rPr>
        <w:rFonts w:ascii="Times New Roman" w:hAnsi="Times New Roman" w:cs="Times New Roman" w:hint="default"/>
        <w:b w:val="0"/>
        <w:bCs w:val="0"/>
        <w:i w:val="0"/>
        <w:iCs w:val="0"/>
        <w:color w:val="auto"/>
        <w:sz w:val="24"/>
        <w:szCs w:val="24"/>
      </w:rPr>
    </w:lvl>
    <w:lvl w:ilvl="2">
      <w:start w:val="1"/>
      <w:numFmt w:val="decimal"/>
      <w:lvlText w:val="%3)"/>
      <w:lvlJc w:val="left"/>
      <w:pPr>
        <w:ind w:left="1495" w:hanging="360"/>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4BC7EA5"/>
    <w:multiLevelType w:val="hybridMultilevel"/>
    <w:tmpl w:val="15B878C6"/>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8" w15:restartNumberingAfterBreak="0">
    <w:nsid w:val="25FA1D5A"/>
    <w:multiLevelType w:val="multilevel"/>
    <w:tmpl w:val="6758268A"/>
    <w:lvl w:ilvl="0">
      <w:start w:val="6"/>
      <w:numFmt w:val="decimal"/>
      <w:lvlText w:val="%1"/>
      <w:lvlJc w:val="left"/>
      <w:pPr>
        <w:ind w:left="492" w:hanging="492"/>
      </w:pPr>
      <w:rPr>
        <w:rFonts w:hint="default"/>
      </w:rPr>
    </w:lvl>
    <w:lvl w:ilvl="1">
      <w:start w:val="5"/>
      <w:numFmt w:val="decimal"/>
      <w:lvlText w:val="%1.%2"/>
      <w:lvlJc w:val="left"/>
      <w:pPr>
        <w:ind w:left="705" w:hanging="492"/>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504" w:hanging="1800"/>
      </w:pPr>
      <w:rPr>
        <w:rFonts w:hint="default"/>
      </w:rPr>
    </w:lvl>
  </w:abstractNum>
  <w:abstractNum w:abstractNumId="29" w15:restartNumberingAfterBreak="0">
    <w:nsid w:val="260C539A"/>
    <w:multiLevelType w:val="hybridMultilevel"/>
    <w:tmpl w:val="1A1037A4"/>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0" w15:restartNumberingAfterBreak="0">
    <w:nsid w:val="2A4D0A8B"/>
    <w:multiLevelType w:val="hybridMultilevel"/>
    <w:tmpl w:val="3E8CE86C"/>
    <w:lvl w:ilvl="0" w:tplc="04190011">
      <w:start w:val="1"/>
      <w:numFmt w:val="decimal"/>
      <w:lvlText w:val="%1)"/>
      <w:lvlJc w:val="left"/>
      <w:pPr>
        <w:ind w:left="1996" w:hanging="360"/>
      </w:p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31" w15:restartNumberingAfterBreak="0">
    <w:nsid w:val="2AC57EA7"/>
    <w:multiLevelType w:val="hybridMultilevel"/>
    <w:tmpl w:val="6FA0BBF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2B6B5F69"/>
    <w:multiLevelType w:val="multilevel"/>
    <w:tmpl w:val="B3345F14"/>
    <w:lvl w:ilvl="0">
      <w:start w:val="1"/>
      <w:numFmt w:val="decimal"/>
      <w:lvlText w:val="%1."/>
      <w:lvlJc w:val="left"/>
      <w:pPr>
        <w:ind w:left="360" w:hanging="360"/>
      </w:pPr>
      <w:rPr>
        <w:b/>
        <w:bCs/>
        <w:color w:val="auto"/>
        <w:sz w:val="24"/>
        <w:szCs w:val="24"/>
      </w:rPr>
    </w:lvl>
    <w:lvl w:ilvl="1">
      <w:start w:val="1"/>
      <w:numFmt w:val="decimal"/>
      <w:lvlText w:val="%1.%2."/>
      <w:lvlJc w:val="left"/>
      <w:pPr>
        <w:ind w:left="1283" w:hanging="432"/>
      </w:pPr>
      <w:rPr>
        <w:b w:val="0"/>
        <w:bCs w:val="0"/>
        <w:color w:val="auto"/>
        <w:sz w:val="24"/>
        <w:szCs w:val="24"/>
      </w:rPr>
    </w:lvl>
    <w:lvl w:ilvl="2">
      <w:start w:val="1"/>
      <w:numFmt w:val="decimal"/>
      <w:lvlText w:val="%1.%2.%3."/>
      <w:lvlJc w:val="left"/>
      <w:pPr>
        <w:ind w:left="1072" w:hanging="504"/>
      </w:pPr>
      <w:rPr>
        <w:rFonts w:hint="default"/>
        <w:b w:val="0"/>
        <w:bCs w:val="0"/>
        <w:color w:val="auto"/>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2BBE4E69"/>
    <w:multiLevelType w:val="hybridMultilevel"/>
    <w:tmpl w:val="95126BA6"/>
    <w:lvl w:ilvl="0" w:tplc="2214A24A">
      <w:start w:val="1"/>
      <w:numFmt w:val="bullet"/>
      <w:pStyle w:val="4"/>
      <w:lvlText w:val=""/>
      <w:lvlJc w:val="left"/>
      <w:pPr>
        <w:tabs>
          <w:tab w:val="left" w:pos="1492"/>
        </w:tabs>
        <w:ind w:left="1492" w:hanging="350"/>
      </w:pPr>
      <w:rPr>
        <w:rFonts w:ascii="Symbol" w:hAnsi="Symbol" w:hint="default"/>
      </w:rPr>
    </w:lvl>
    <w:lvl w:ilvl="1" w:tplc="65F60490">
      <w:start w:val="1"/>
      <w:numFmt w:val="bullet"/>
      <w:lvlText w:val="o"/>
      <w:lvlJc w:val="left"/>
      <w:pPr>
        <w:ind w:left="1440" w:hanging="350"/>
      </w:pPr>
      <w:rPr>
        <w:rFonts w:ascii="Courier New" w:eastAsia="Courier New" w:hAnsi="Courier New" w:cs="Courier New" w:hint="default"/>
      </w:rPr>
    </w:lvl>
    <w:lvl w:ilvl="2" w:tplc="686EE1C8">
      <w:start w:val="1"/>
      <w:numFmt w:val="bullet"/>
      <w:lvlText w:val="§"/>
      <w:lvlJc w:val="left"/>
      <w:pPr>
        <w:ind w:left="2160" w:hanging="350"/>
      </w:pPr>
      <w:rPr>
        <w:rFonts w:ascii="Wingdings" w:eastAsia="Wingdings" w:hAnsi="Wingdings" w:cs="Wingdings" w:hint="default"/>
      </w:rPr>
    </w:lvl>
    <w:lvl w:ilvl="3" w:tplc="4BCAF260">
      <w:start w:val="1"/>
      <w:numFmt w:val="bullet"/>
      <w:lvlText w:val="·"/>
      <w:lvlJc w:val="left"/>
      <w:pPr>
        <w:ind w:left="2880" w:hanging="350"/>
      </w:pPr>
      <w:rPr>
        <w:rFonts w:ascii="Symbol" w:eastAsia="Symbol" w:hAnsi="Symbol" w:cs="Symbol" w:hint="default"/>
      </w:rPr>
    </w:lvl>
    <w:lvl w:ilvl="4" w:tplc="DCD685FE">
      <w:start w:val="1"/>
      <w:numFmt w:val="bullet"/>
      <w:lvlText w:val="o"/>
      <w:lvlJc w:val="left"/>
      <w:pPr>
        <w:ind w:left="3600" w:hanging="350"/>
      </w:pPr>
      <w:rPr>
        <w:rFonts w:ascii="Courier New" w:eastAsia="Courier New" w:hAnsi="Courier New" w:cs="Courier New" w:hint="default"/>
      </w:rPr>
    </w:lvl>
    <w:lvl w:ilvl="5" w:tplc="F6A00B3E">
      <w:start w:val="1"/>
      <w:numFmt w:val="bullet"/>
      <w:lvlText w:val="§"/>
      <w:lvlJc w:val="left"/>
      <w:pPr>
        <w:ind w:left="4320" w:hanging="350"/>
      </w:pPr>
      <w:rPr>
        <w:rFonts w:ascii="Wingdings" w:eastAsia="Wingdings" w:hAnsi="Wingdings" w:cs="Wingdings" w:hint="default"/>
      </w:rPr>
    </w:lvl>
    <w:lvl w:ilvl="6" w:tplc="C9B269CE">
      <w:start w:val="1"/>
      <w:numFmt w:val="bullet"/>
      <w:lvlText w:val="·"/>
      <w:lvlJc w:val="left"/>
      <w:pPr>
        <w:ind w:left="5040" w:hanging="350"/>
      </w:pPr>
      <w:rPr>
        <w:rFonts w:ascii="Symbol" w:eastAsia="Symbol" w:hAnsi="Symbol" w:cs="Symbol" w:hint="default"/>
      </w:rPr>
    </w:lvl>
    <w:lvl w:ilvl="7" w:tplc="6248F192">
      <w:start w:val="1"/>
      <w:numFmt w:val="bullet"/>
      <w:lvlText w:val="o"/>
      <w:lvlJc w:val="left"/>
      <w:pPr>
        <w:ind w:left="5760" w:hanging="350"/>
      </w:pPr>
      <w:rPr>
        <w:rFonts w:ascii="Courier New" w:eastAsia="Courier New" w:hAnsi="Courier New" w:cs="Courier New" w:hint="default"/>
      </w:rPr>
    </w:lvl>
    <w:lvl w:ilvl="8" w:tplc="0C628838">
      <w:start w:val="1"/>
      <w:numFmt w:val="bullet"/>
      <w:lvlText w:val="§"/>
      <w:lvlJc w:val="left"/>
      <w:pPr>
        <w:ind w:left="6480" w:hanging="350"/>
      </w:pPr>
      <w:rPr>
        <w:rFonts w:ascii="Wingdings" w:eastAsia="Wingdings" w:hAnsi="Wingdings" w:cs="Wingdings" w:hint="default"/>
      </w:rPr>
    </w:lvl>
  </w:abstractNum>
  <w:abstractNum w:abstractNumId="34" w15:restartNumberingAfterBreak="0">
    <w:nsid w:val="2C7B2090"/>
    <w:multiLevelType w:val="multilevel"/>
    <w:tmpl w:val="014E6EF4"/>
    <w:lvl w:ilvl="0">
      <w:start w:val="1"/>
      <w:numFmt w:val="decimal"/>
      <w:lvlText w:val="%1)"/>
      <w:lvlJc w:val="left"/>
      <w:pPr>
        <w:ind w:left="360" w:hanging="360"/>
      </w:pPr>
      <w:rPr>
        <w:b w:val="0"/>
        <w:bCs w:val="0"/>
        <w:color w:val="auto"/>
        <w:sz w:val="24"/>
        <w:szCs w:val="24"/>
      </w:rPr>
    </w:lvl>
    <w:lvl w:ilvl="1">
      <w:start w:val="1"/>
      <w:numFmt w:val="decimal"/>
      <w:lvlText w:val="%1.%2."/>
      <w:lvlJc w:val="left"/>
      <w:pPr>
        <w:ind w:left="1283" w:hanging="432"/>
      </w:pPr>
      <w:rPr>
        <w:b w:val="0"/>
        <w:bCs w:val="0"/>
        <w:color w:val="auto"/>
        <w:sz w:val="24"/>
        <w:szCs w:val="24"/>
      </w:rPr>
    </w:lvl>
    <w:lvl w:ilvl="2">
      <w:start w:val="1"/>
      <w:numFmt w:val="decimal"/>
      <w:lvlText w:val="%1.%2.%3."/>
      <w:lvlJc w:val="left"/>
      <w:pPr>
        <w:ind w:left="1072" w:hanging="504"/>
      </w:pPr>
      <w:rPr>
        <w:rFonts w:hint="default"/>
        <w:b w:val="0"/>
        <w:bCs w:val="0"/>
        <w:color w:val="auto"/>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E9955E0"/>
    <w:multiLevelType w:val="hybridMultilevel"/>
    <w:tmpl w:val="9CFABC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30E04FA5"/>
    <w:multiLevelType w:val="hybridMultilevel"/>
    <w:tmpl w:val="9CFABC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1EF4912"/>
    <w:multiLevelType w:val="multilevel"/>
    <w:tmpl w:val="E4CE4560"/>
    <w:lvl w:ilvl="0">
      <w:start w:val="1"/>
      <w:numFmt w:val="bullet"/>
      <w:lvlText w:val=""/>
      <w:lvlJc w:val="left"/>
      <w:pPr>
        <w:tabs>
          <w:tab w:val="num" w:pos="970"/>
        </w:tabs>
        <w:ind w:left="970" w:hanging="360"/>
      </w:pPr>
      <w:rPr>
        <w:rFonts w:ascii="Symbol" w:hAnsi="Symbol" w:hint="default"/>
        <w:sz w:val="20"/>
      </w:rPr>
    </w:lvl>
    <w:lvl w:ilvl="1" w:tentative="1">
      <w:start w:val="1"/>
      <w:numFmt w:val="bullet"/>
      <w:lvlText w:val="o"/>
      <w:lvlJc w:val="left"/>
      <w:pPr>
        <w:tabs>
          <w:tab w:val="num" w:pos="1690"/>
        </w:tabs>
        <w:ind w:left="1690" w:hanging="360"/>
      </w:pPr>
      <w:rPr>
        <w:rFonts w:ascii="Courier New" w:hAnsi="Courier New" w:hint="default"/>
        <w:sz w:val="20"/>
      </w:rPr>
    </w:lvl>
    <w:lvl w:ilvl="2" w:tentative="1">
      <w:start w:val="1"/>
      <w:numFmt w:val="bullet"/>
      <w:lvlText w:val=""/>
      <w:lvlJc w:val="left"/>
      <w:pPr>
        <w:tabs>
          <w:tab w:val="num" w:pos="2410"/>
        </w:tabs>
        <w:ind w:left="2410" w:hanging="360"/>
      </w:pPr>
      <w:rPr>
        <w:rFonts w:ascii="Wingdings" w:hAnsi="Wingdings" w:hint="default"/>
        <w:sz w:val="20"/>
      </w:rPr>
    </w:lvl>
    <w:lvl w:ilvl="3" w:tentative="1">
      <w:start w:val="1"/>
      <w:numFmt w:val="bullet"/>
      <w:lvlText w:val=""/>
      <w:lvlJc w:val="left"/>
      <w:pPr>
        <w:tabs>
          <w:tab w:val="num" w:pos="3130"/>
        </w:tabs>
        <w:ind w:left="3130" w:hanging="360"/>
      </w:pPr>
      <w:rPr>
        <w:rFonts w:ascii="Wingdings" w:hAnsi="Wingdings" w:hint="default"/>
        <w:sz w:val="20"/>
      </w:rPr>
    </w:lvl>
    <w:lvl w:ilvl="4" w:tentative="1">
      <w:start w:val="1"/>
      <w:numFmt w:val="bullet"/>
      <w:lvlText w:val=""/>
      <w:lvlJc w:val="left"/>
      <w:pPr>
        <w:tabs>
          <w:tab w:val="num" w:pos="3850"/>
        </w:tabs>
        <w:ind w:left="3850" w:hanging="360"/>
      </w:pPr>
      <w:rPr>
        <w:rFonts w:ascii="Wingdings" w:hAnsi="Wingdings" w:hint="default"/>
        <w:sz w:val="20"/>
      </w:rPr>
    </w:lvl>
    <w:lvl w:ilvl="5" w:tentative="1">
      <w:start w:val="1"/>
      <w:numFmt w:val="bullet"/>
      <w:lvlText w:val=""/>
      <w:lvlJc w:val="left"/>
      <w:pPr>
        <w:tabs>
          <w:tab w:val="num" w:pos="4570"/>
        </w:tabs>
        <w:ind w:left="4570" w:hanging="360"/>
      </w:pPr>
      <w:rPr>
        <w:rFonts w:ascii="Wingdings" w:hAnsi="Wingdings" w:hint="default"/>
        <w:sz w:val="20"/>
      </w:rPr>
    </w:lvl>
    <w:lvl w:ilvl="6" w:tentative="1">
      <w:start w:val="1"/>
      <w:numFmt w:val="bullet"/>
      <w:lvlText w:val=""/>
      <w:lvlJc w:val="left"/>
      <w:pPr>
        <w:tabs>
          <w:tab w:val="num" w:pos="5290"/>
        </w:tabs>
        <w:ind w:left="5290" w:hanging="360"/>
      </w:pPr>
      <w:rPr>
        <w:rFonts w:ascii="Wingdings" w:hAnsi="Wingdings" w:hint="default"/>
        <w:sz w:val="20"/>
      </w:rPr>
    </w:lvl>
    <w:lvl w:ilvl="7" w:tentative="1">
      <w:start w:val="1"/>
      <w:numFmt w:val="bullet"/>
      <w:lvlText w:val=""/>
      <w:lvlJc w:val="left"/>
      <w:pPr>
        <w:tabs>
          <w:tab w:val="num" w:pos="6010"/>
        </w:tabs>
        <w:ind w:left="6010" w:hanging="360"/>
      </w:pPr>
      <w:rPr>
        <w:rFonts w:ascii="Wingdings" w:hAnsi="Wingdings" w:hint="default"/>
        <w:sz w:val="20"/>
      </w:rPr>
    </w:lvl>
    <w:lvl w:ilvl="8" w:tentative="1">
      <w:start w:val="1"/>
      <w:numFmt w:val="bullet"/>
      <w:lvlText w:val=""/>
      <w:lvlJc w:val="left"/>
      <w:pPr>
        <w:tabs>
          <w:tab w:val="num" w:pos="6730"/>
        </w:tabs>
        <w:ind w:left="6730" w:hanging="360"/>
      </w:pPr>
      <w:rPr>
        <w:rFonts w:ascii="Wingdings" w:hAnsi="Wingdings" w:hint="default"/>
        <w:sz w:val="20"/>
      </w:rPr>
    </w:lvl>
  </w:abstractNum>
  <w:abstractNum w:abstractNumId="38" w15:restartNumberingAfterBreak="0">
    <w:nsid w:val="326F7FB7"/>
    <w:multiLevelType w:val="hybridMultilevel"/>
    <w:tmpl w:val="D9402F4E"/>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9" w15:restartNumberingAfterBreak="0">
    <w:nsid w:val="33BA2685"/>
    <w:multiLevelType w:val="hybridMultilevel"/>
    <w:tmpl w:val="15B878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584345F"/>
    <w:multiLevelType w:val="multilevel"/>
    <w:tmpl w:val="C04E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9205A8"/>
    <w:multiLevelType w:val="multilevel"/>
    <w:tmpl w:val="805A5E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39ED6675"/>
    <w:multiLevelType w:val="multilevel"/>
    <w:tmpl w:val="91B07B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3A4EF9"/>
    <w:multiLevelType w:val="hybridMultilevel"/>
    <w:tmpl w:val="15B878C6"/>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4" w15:restartNumberingAfterBreak="0">
    <w:nsid w:val="3B4345BD"/>
    <w:multiLevelType w:val="hybridMultilevel"/>
    <w:tmpl w:val="5C4EA7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3B7116F4"/>
    <w:multiLevelType w:val="multilevel"/>
    <w:tmpl w:val="6D246316"/>
    <w:lvl w:ilvl="0">
      <w:start w:val="1"/>
      <w:numFmt w:val="decimal"/>
      <w:pStyle w:val="1"/>
      <w:lvlText w:val="%1."/>
      <w:lvlJc w:val="left"/>
      <w:pPr>
        <w:ind w:left="360" w:hanging="360"/>
      </w:pPr>
      <w:rPr>
        <w:rFonts w:hint="default"/>
      </w:rPr>
    </w:lvl>
    <w:lvl w:ilvl="1">
      <w:start w:val="1"/>
      <w:numFmt w:val="decimal"/>
      <w:pStyle w:val="2"/>
      <w:lvlText w:val="%1.%2."/>
      <w:lvlJc w:val="left"/>
      <w:pPr>
        <w:ind w:left="2701" w:hanging="432"/>
      </w:pPr>
      <w:rPr>
        <w:rFonts w:hint="default"/>
      </w:rPr>
    </w:lvl>
    <w:lvl w:ilvl="2">
      <w:start w:val="1"/>
      <w:numFmt w:val="decimal"/>
      <w:lvlRestart w:val="1"/>
      <w:pStyle w:val="3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3BDB73F6"/>
    <w:multiLevelType w:val="hybridMultilevel"/>
    <w:tmpl w:val="CD6C3FDE"/>
    <w:lvl w:ilvl="0" w:tplc="041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BED3652"/>
    <w:multiLevelType w:val="multilevel"/>
    <w:tmpl w:val="04190025"/>
    <w:lvl w:ilvl="0">
      <w:start w:val="1"/>
      <w:numFmt w:val="decimal"/>
      <w:lvlText w:val="%1"/>
      <w:lvlJc w:val="left"/>
      <w:pPr>
        <w:ind w:left="1573" w:hanging="432"/>
      </w:pPr>
    </w:lvl>
    <w:lvl w:ilvl="1">
      <w:start w:val="1"/>
      <w:numFmt w:val="decimal"/>
      <w:lvlText w:val="%1.%2"/>
      <w:lvlJc w:val="left"/>
      <w:pPr>
        <w:ind w:left="1717" w:hanging="576"/>
      </w:pPr>
    </w:lvl>
    <w:lvl w:ilvl="2">
      <w:start w:val="1"/>
      <w:numFmt w:val="decimal"/>
      <w:lvlText w:val="%1.%2.%3"/>
      <w:lvlJc w:val="left"/>
      <w:pPr>
        <w:ind w:left="1861" w:hanging="720"/>
      </w:pPr>
    </w:lvl>
    <w:lvl w:ilvl="3">
      <w:start w:val="1"/>
      <w:numFmt w:val="decimal"/>
      <w:lvlText w:val="%1.%2.%3.%4"/>
      <w:lvlJc w:val="left"/>
      <w:pPr>
        <w:ind w:left="2005" w:hanging="864"/>
      </w:pPr>
    </w:lvl>
    <w:lvl w:ilvl="4">
      <w:start w:val="1"/>
      <w:numFmt w:val="decimal"/>
      <w:lvlText w:val="%1.%2.%3.%4.%5"/>
      <w:lvlJc w:val="left"/>
      <w:pPr>
        <w:ind w:left="2149" w:hanging="1008"/>
      </w:pPr>
    </w:lvl>
    <w:lvl w:ilvl="5">
      <w:start w:val="1"/>
      <w:numFmt w:val="decimal"/>
      <w:lvlText w:val="%1.%2.%3.%4.%5.%6"/>
      <w:lvlJc w:val="left"/>
      <w:pPr>
        <w:ind w:left="2293" w:hanging="1152"/>
      </w:pPr>
    </w:lvl>
    <w:lvl w:ilvl="6">
      <w:start w:val="1"/>
      <w:numFmt w:val="decimal"/>
      <w:lvlText w:val="%1.%2.%3.%4.%5.%6.%7"/>
      <w:lvlJc w:val="left"/>
      <w:pPr>
        <w:ind w:left="2437" w:hanging="1296"/>
      </w:pPr>
    </w:lvl>
    <w:lvl w:ilvl="7">
      <w:start w:val="1"/>
      <w:numFmt w:val="decimal"/>
      <w:lvlText w:val="%1.%2.%3.%4.%5.%6.%7.%8"/>
      <w:lvlJc w:val="left"/>
      <w:pPr>
        <w:ind w:left="2581" w:hanging="1440"/>
      </w:pPr>
    </w:lvl>
    <w:lvl w:ilvl="8">
      <w:start w:val="1"/>
      <w:numFmt w:val="decimal"/>
      <w:lvlText w:val="%1.%2.%3.%4.%5.%6.%7.%8.%9"/>
      <w:lvlJc w:val="left"/>
      <w:pPr>
        <w:ind w:left="2725" w:hanging="1584"/>
      </w:pPr>
    </w:lvl>
  </w:abstractNum>
  <w:abstractNum w:abstractNumId="48" w15:restartNumberingAfterBreak="0">
    <w:nsid w:val="41807B64"/>
    <w:multiLevelType w:val="multilevel"/>
    <w:tmpl w:val="88D61404"/>
    <w:lvl w:ilvl="0">
      <w:start w:val="1"/>
      <w:numFmt w:val="decimal"/>
      <w:lvlText w:val="%1."/>
      <w:lvlJc w:val="left"/>
      <w:pPr>
        <w:ind w:left="360" w:hanging="360"/>
      </w:pPr>
      <w:rPr>
        <w:rFonts w:ascii="Times New Roman" w:hAnsi="Times New Roman" w:cs="Times New Roman" w:hint="default"/>
        <w:b/>
        <w:bCs/>
        <w:color w:val="auto"/>
        <w:sz w:val="24"/>
        <w:szCs w:val="24"/>
      </w:rPr>
    </w:lvl>
    <w:lvl w:ilvl="1">
      <w:start w:val="1"/>
      <w:numFmt w:val="decimal"/>
      <w:lvlText w:val="%1.%2."/>
      <w:lvlJc w:val="left"/>
      <w:pPr>
        <w:ind w:left="858" w:hanging="432"/>
      </w:pPr>
      <w:rPr>
        <w:rFonts w:ascii="Times New Roman" w:hAnsi="Times New Roman" w:cs="Times New Roman" w:hint="default"/>
        <w:b w:val="0"/>
        <w:bCs w:val="0"/>
        <w:i w:val="0"/>
        <w:iCs w:val="0"/>
        <w:color w:val="auto"/>
        <w:sz w:val="24"/>
        <w:szCs w:val="24"/>
      </w:rPr>
    </w:lvl>
    <w:lvl w:ilvl="2">
      <w:start w:val="1"/>
      <w:numFmt w:val="bullet"/>
      <w:lvlText w:val=""/>
      <w:lvlJc w:val="left"/>
      <w:pPr>
        <w:ind w:left="1495"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2E802A0"/>
    <w:multiLevelType w:val="multilevel"/>
    <w:tmpl w:val="D09C859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31A11CF"/>
    <w:multiLevelType w:val="hybridMultilevel"/>
    <w:tmpl w:val="E3F6F7F2"/>
    <w:lvl w:ilvl="0" w:tplc="04190011">
      <w:start w:val="1"/>
      <w:numFmt w:val="decimal"/>
      <w:lvlText w:val="%1)"/>
      <w:lvlJc w:val="left"/>
      <w:pPr>
        <w:ind w:left="2138" w:hanging="360"/>
      </w:p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51" w15:restartNumberingAfterBreak="0">
    <w:nsid w:val="4696376C"/>
    <w:multiLevelType w:val="hybridMultilevel"/>
    <w:tmpl w:val="D6947C80"/>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8256CFD"/>
    <w:multiLevelType w:val="multilevel"/>
    <w:tmpl w:val="90488884"/>
    <w:lvl w:ilvl="0">
      <w:start w:val="1"/>
      <w:numFmt w:val="decimal"/>
      <w:lvlText w:val="%1."/>
      <w:lvlJc w:val="left"/>
      <w:pPr>
        <w:ind w:left="360" w:hanging="360"/>
      </w:pPr>
    </w:lvl>
    <w:lvl w:ilvl="1">
      <w:start w:val="1"/>
      <w:numFmt w:val="decimal"/>
      <w:lvlText w:val="%1.%2."/>
      <w:lvlJc w:val="left"/>
      <w:pPr>
        <w:ind w:left="1142" w:hanging="432"/>
      </w:pPr>
      <w:rPr>
        <w:b w:val="0"/>
        <w:bCs w:val="0"/>
      </w:rPr>
    </w:lvl>
    <w:lvl w:ilvl="2">
      <w:start w:val="1"/>
      <w:numFmt w:val="decimal"/>
      <w:lvlText w:val="%1.%2.%3."/>
      <w:lvlJc w:val="left"/>
      <w:pPr>
        <w:ind w:left="1224" w:hanging="504"/>
      </w:pPr>
    </w:lvl>
    <w:lvl w:ilvl="3">
      <w:start w:val="1"/>
      <w:numFmt w:val="decimal"/>
      <w:lvlText w:val="%1.%2.%3.%4."/>
      <w:lvlJc w:val="left"/>
      <w:pPr>
        <w:ind w:left="64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48884259"/>
    <w:multiLevelType w:val="hybridMultilevel"/>
    <w:tmpl w:val="0608A8E8"/>
    <w:lvl w:ilvl="0" w:tplc="7A523E04">
      <w:start w:val="1"/>
      <w:numFmt w:val="bullet"/>
      <w:lvlText w:val="•"/>
      <w:lvlJc w:val="left"/>
      <w:pPr>
        <w:tabs>
          <w:tab w:val="num" w:pos="720"/>
        </w:tabs>
        <w:ind w:left="720" w:hanging="360"/>
      </w:pPr>
      <w:rPr>
        <w:rFonts w:ascii="Arial" w:hAnsi="Arial" w:hint="default"/>
      </w:rPr>
    </w:lvl>
    <w:lvl w:ilvl="1" w:tplc="AEF2F906" w:tentative="1">
      <w:start w:val="1"/>
      <w:numFmt w:val="bullet"/>
      <w:lvlText w:val="•"/>
      <w:lvlJc w:val="left"/>
      <w:pPr>
        <w:tabs>
          <w:tab w:val="num" w:pos="1440"/>
        </w:tabs>
        <w:ind w:left="1440" w:hanging="360"/>
      </w:pPr>
      <w:rPr>
        <w:rFonts w:ascii="Arial" w:hAnsi="Arial" w:hint="default"/>
      </w:rPr>
    </w:lvl>
    <w:lvl w:ilvl="2" w:tplc="FB4C4956" w:tentative="1">
      <w:start w:val="1"/>
      <w:numFmt w:val="bullet"/>
      <w:lvlText w:val="•"/>
      <w:lvlJc w:val="left"/>
      <w:pPr>
        <w:tabs>
          <w:tab w:val="num" w:pos="2160"/>
        </w:tabs>
        <w:ind w:left="2160" w:hanging="360"/>
      </w:pPr>
      <w:rPr>
        <w:rFonts w:ascii="Arial" w:hAnsi="Arial" w:hint="default"/>
      </w:rPr>
    </w:lvl>
    <w:lvl w:ilvl="3" w:tplc="E83AAED6" w:tentative="1">
      <w:start w:val="1"/>
      <w:numFmt w:val="bullet"/>
      <w:lvlText w:val="•"/>
      <w:lvlJc w:val="left"/>
      <w:pPr>
        <w:tabs>
          <w:tab w:val="num" w:pos="2880"/>
        </w:tabs>
        <w:ind w:left="2880" w:hanging="360"/>
      </w:pPr>
      <w:rPr>
        <w:rFonts w:ascii="Arial" w:hAnsi="Arial" w:hint="default"/>
      </w:rPr>
    </w:lvl>
    <w:lvl w:ilvl="4" w:tplc="CACEC500" w:tentative="1">
      <w:start w:val="1"/>
      <w:numFmt w:val="bullet"/>
      <w:lvlText w:val="•"/>
      <w:lvlJc w:val="left"/>
      <w:pPr>
        <w:tabs>
          <w:tab w:val="num" w:pos="3600"/>
        </w:tabs>
        <w:ind w:left="3600" w:hanging="360"/>
      </w:pPr>
      <w:rPr>
        <w:rFonts w:ascii="Arial" w:hAnsi="Arial" w:hint="default"/>
      </w:rPr>
    </w:lvl>
    <w:lvl w:ilvl="5" w:tplc="40126B7C" w:tentative="1">
      <w:start w:val="1"/>
      <w:numFmt w:val="bullet"/>
      <w:lvlText w:val="•"/>
      <w:lvlJc w:val="left"/>
      <w:pPr>
        <w:tabs>
          <w:tab w:val="num" w:pos="4320"/>
        </w:tabs>
        <w:ind w:left="4320" w:hanging="360"/>
      </w:pPr>
      <w:rPr>
        <w:rFonts w:ascii="Arial" w:hAnsi="Arial" w:hint="default"/>
      </w:rPr>
    </w:lvl>
    <w:lvl w:ilvl="6" w:tplc="FA8421AE" w:tentative="1">
      <w:start w:val="1"/>
      <w:numFmt w:val="bullet"/>
      <w:lvlText w:val="•"/>
      <w:lvlJc w:val="left"/>
      <w:pPr>
        <w:tabs>
          <w:tab w:val="num" w:pos="5040"/>
        </w:tabs>
        <w:ind w:left="5040" w:hanging="360"/>
      </w:pPr>
      <w:rPr>
        <w:rFonts w:ascii="Arial" w:hAnsi="Arial" w:hint="default"/>
      </w:rPr>
    </w:lvl>
    <w:lvl w:ilvl="7" w:tplc="69D0E5D8" w:tentative="1">
      <w:start w:val="1"/>
      <w:numFmt w:val="bullet"/>
      <w:lvlText w:val="•"/>
      <w:lvlJc w:val="left"/>
      <w:pPr>
        <w:tabs>
          <w:tab w:val="num" w:pos="5760"/>
        </w:tabs>
        <w:ind w:left="5760" w:hanging="360"/>
      </w:pPr>
      <w:rPr>
        <w:rFonts w:ascii="Arial" w:hAnsi="Arial" w:hint="default"/>
      </w:rPr>
    </w:lvl>
    <w:lvl w:ilvl="8" w:tplc="160C0A2C"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49E930DA"/>
    <w:multiLevelType w:val="multilevel"/>
    <w:tmpl w:val="B402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FA0B8F"/>
    <w:multiLevelType w:val="multilevel"/>
    <w:tmpl w:val="78E8E122"/>
    <w:lvl w:ilvl="0">
      <w:start w:val="1"/>
      <w:numFmt w:val="decimal"/>
      <w:lvlText w:val="%1."/>
      <w:lvlJc w:val="left"/>
      <w:pPr>
        <w:ind w:left="360" w:hanging="360"/>
      </w:pPr>
      <w:rPr>
        <w:rFonts w:ascii="Times New Roman" w:hAnsi="Times New Roman" w:cs="Times New Roman" w:hint="default"/>
        <w:b/>
        <w:bCs/>
        <w:color w:val="auto"/>
        <w:sz w:val="24"/>
        <w:szCs w:val="24"/>
      </w:rPr>
    </w:lvl>
    <w:lvl w:ilvl="1">
      <w:start w:val="1"/>
      <w:numFmt w:val="decimal"/>
      <w:lvlText w:val="%1.%2."/>
      <w:lvlJc w:val="left"/>
      <w:pPr>
        <w:ind w:left="858" w:hanging="432"/>
      </w:pPr>
      <w:rPr>
        <w:rFonts w:ascii="Times New Roman" w:hAnsi="Times New Roman" w:cs="Times New Roman" w:hint="default"/>
        <w:b w:val="0"/>
        <w:bCs w:val="0"/>
        <w:i w:val="0"/>
        <w:iCs w:val="0"/>
        <w:color w:val="auto"/>
        <w:sz w:val="24"/>
        <w:szCs w:val="24"/>
      </w:rPr>
    </w:lvl>
    <w:lvl w:ilvl="2">
      <w:start w:val="1"/>
      <w:numFmt w:val="decimal"/>
      <w:lvlText w:val="%3)"/>
      <w:lvlJc w:val="left"/>
      <w:pPr>
        <w:ind w:left="1495" w:hanging="360"/>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F652196"/>
    <w:multiLevelType w:val="hybridMultilevel"/>
    <w:tmpl w:val="842E6EF2"/>
    <w:lvl w:ilvl="0" w:tplc="DA48903A">
      <w:start w:val="1"/>
      <w:numFmt w:val="bullet"/>
      <w:lvlText w:val="•"/>
      <w:lvlJc w:val="left"/>
      <w:pPr>
        <w:tabs>
          <w:tab w:val="num" w:pos="720"/>
        </w:tabs>
        <w:ind w:left="720" w:hanging="360"/>
      </w:pPr>
      <w:rPr>
        <w:rFonts w:ascii="Arial" w:hAnsi="Arial" w:hint="default"/>
      </w:rPr>
    </w:lvl>
    <w:lvl w:ilvl="1" w:tplc="84B45AEE" w:tentative="1">
      <w:start w:val="1"/>
      <w:numFmt w:val="bullet"/>
      <w:lvlText w:val="•"/>
      <w:lvlJc w:val="left"/>
      <w:pPr>
        <w:tabs>
          <w:tab w:val="num" w:pos="1440"/>
        </w:tabs>
        <w:ind w:left="1440" w:hanging="360"/>
      </w:pPr>
      <w:rPr>
        <w:rFonts w:ascii="Arial" w:hAnsi="Arial" w:hint="default"/>
      </w:rPr>
    </w:lvl>
    <w:lvl w:ilvl="2" w:tplc="BFAE23FE" w:tentative="1">
      <w:start w:val="1"/>
      <w:numFmt w:val="bullet"/>
      <w:lvlText w:val="•"/>
      <w:lvlJc w:val="left"/>
      <w:pPr>
        <w:tabs>
          <w:tab w:val="num" w:pos="2160"/>
        </w:tabs>
        <w:ind w:left="2160" w:hanging="360"/>
      </w:pPr>
      <w:rPr>
        <w:rFonts w:ascii="Arial" w:hAnsi="Arial" w:hint="default"/>
      </w:rPr>
    </w:lvl>
    <w:lvl w:ilvl="3" w:tplc="4DBEDA92" w:tentative="1">
      <w:start w:val="1"/>
      <w:numFmt w:val="bullet"/>
      <w:lvlText w:val="•"/>
      <w:lvlJc w:val="left"/>
      <w:pPr>
        <w:tabs>
          <w:tab w:val="num" w:pos="2880"/>
        </w:tabs>
        <w:ind w:left="2880" w:hanging="360"/>
      </w:pPr>
      <w:rPr>
        <w:rFonts w:ascii="Arial" w:hAnsi="Arial" w:hint="default"/>
      </w:rPr>
    </w:lvl>
    <w:lvl w:ilvl="4" w:tplc="C8CE126A" w:tentative="1">
      <w:start w:val="1"/>
      <w:numFmt w:val="bullet"/>
      <w:lvlText w:val="•"/>
      <w:lvlJc w:val="left"/>
      <w:pPr>
        <w:tabs>
          <w:tab w:val="num" w:pos="3600"/>
        </w:tabs>
        <w:ind w:left="3600" w:hanging="360"/>
      </w:pPr>
      <w:rPr>
        <w:rFonts w:ascii="Arial" w:hAnsi="Arial" w:hint="default"/>
      </w:rPr>
    </w:lvl>
    <w:lvl w:ilvl="5" w:tplc="C5306952" w:tentative="1">
      <w:start w:val="1"/>
      <w:numFmt w:val="bullet"/>
      <w:lvlText w:val="•"/>
      <w:lvlJc w:val="left"/>
      <w:pPr>
        <w:tabs>
          <w:tab w:val="num" w:pos="4320"/>
        </w:tabs>
        <w:ind w:left="4320" w:hanging="360"/>
      </w:pPr>
      <w:rPr>
        <w:rFonts w:ascii="Arial" w:hAnsi="Arial" w:hint="default"/>
      </w:rPr>
    </w:lvl>
    <w:lvl w:ilvl="6" w:tplc="009A76A4" w:tentative="1">
      <w:start w:val="1"/>
      <w:numFmt w:val="bullet"/>
      <w:lvlText w:val="•"/>
      <w:lvlJc w:val="left"/>
      <w:pPr>
        <w:tabs>
          <w:tab w:val="num" w:pos="5040"/>
        </w:tabs>
        <w:ind w:left="5040" w:hanging="360"/>
      </w:pPr>
      <w:rPr>
        <w:rFonts w:ascii="Arial" w:hAnsi="Arial" w:hint="default"/>
      </w:rPr>
    </w:lvl>
    <w:lvl w:ilvl="7" w:tplc="098A5D6A" w:tentative="1">
      <w:start w:val="1"/>
      <w:numFmt w:val="bullet"/>
      <w:lvlText w:val="•"/>
      <w:lvlJc w:val="left"/>
      <w:pPr>
        <w:tabs>
          <w:tab w:val="num" w:pos="5760"/>
        </w:tabs>
        <w:ind w:left="5760" w:hanging="360"/>
      </w:pPr>
      <w:rPr>
        <w:rFonts w:ascii="Arial" w:hAnsi="Arial" w:hint="default"/>
      </w:rPr>
    </w:lvl>
    <w:lvl w:ilvl="8" w:tplc="0C06B0BC"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5109167A"/>
    <w:multiLevelType w:val="hybridMultilevel"/>
    <w:tmpl w:val="45DA15CE"/>
    <w:lvl w:ilvl="0" w:tplc="F1B0828C">
      <w:start w:val="1"/>
      <w:numFmt w:val="bullet"/>
      <w:pStyle w:val="-"/>
      <w:lvlText w:val=""/>
      <w:lvlJc w:val="left"/>
      <w:pPr>
        <w:ind w:left="1077" w:hanging="360"/>
      </w:pPr>
      <w:rPr>
        <w:rFonts w:ascii="Symbol" w:hAnsi="Symbol" w:hint="default"/>
        <w:color w:val="auto"/>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58" w15:restartNumberingAfterBreak="0">
    <w:nsid w:val="52717237"/>
    <w:multiLevelType w:val="hybridMultilevel"/>
    <w:tmpl w:val="D87EFC7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53C75149"/>
    <w:multiLevelType w:val="hybridMultilevel"/>
    <w:tmpl w:val="4E76588C"/>
    <w:lvl w:ilvl="0" w:tplc="FFFFFFF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0" w15:restartNumberingAfterBreak="0">
    <w:nsid w:val="540B6C45"/>
    <w:multiLevelType w:val="hybridMultilevel"/>
    <w:tmpl w:val="C62AECDA"/>
    <w:lvl w:ilvl="0" w:tplc="04190011">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61" w15:restartNumberingAfterBreak="0">
    <w:nsid w:val="54A917EF"/>
    <w:multiLevelType w:val="hybridMultilevel"/>
    <w:tmpl w:val="BA46B76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2" w15:restartNumberingAfterBreak="0">
    <w:nsid w:val="5747163D"/>
    <w:multiLevelType w:val="hybridMultilevel"/>
    <w:tmpl w:val="AA6687B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3" w15:restartNumberingAfterBreak="0">
    <w:nsid w:val="59345A42"/>
    <w:multiLevelType w:val="hybridMultilevel"/>
    <w:tmpl w:val="4E76588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595B5307"/>
    <w:multiLevelType w:val="multilevel"/>
    <w:tmpl w:val="CFA47104"/>
    <w:lvl w:ilvl="0">
      <w:start w:val="6"/>
      <w:numFmt w:val="decimal"/>
      <w:lvlText w:val="%1"/>
      <w:lvlJc w:val="left"/>
      <w:pPr>
        <w:ind w:left="492" w:hanging="492"/>
      </w:pPr>
      <w:rPr>
        <w:rFonts w:hint="default"/>
      </w:rPr>
    </w:lvl>
    <w:lvl w:ilvl="1">
      <w:start w:val="5"/>
      <w:numFmt w:val="decimal"/>
      <w:lvlText w:val="%1.%2"/>
      <w:lvlJc w:val="left"/>
      <w:pPr>
        <w:ind w:left="705" w:hanging="492"/>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504" w:hanging="1800"/>
      </w:pPr>
      <w:rPr>
        <w:rFonts w:hint="default"/>
      </w:rPr>
    </w:lvl>
  </w:abstractNum>
  <w:abstractNum w:abstractNumId="65" w15:restartNumberingAfterBreak="0">
    <w:nsid w:val="5AF64AC3"/>
    <w:multiLevelType w:val="hybridMultilevel"/>
    <w:tmpl w:val="33F21EC0"/>
    <w:lvl w:ilvl="0" w:tplc="F8440C60">
      <w:start w:val="1"/>
      <w:numFmt w:val="bullet"/>
      <w:pStyle w:val="a"/>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5B1D2B82"/>
    <w:multiLevelType w:val="multilevel"/>
    <w:tmpl w:val="0AA6DFD2"/>
    <w:lvl w:ilvl="0">
      <w:start w:val="1"/>
      <w:numFmt w:val="decimal"/>
      <w:lvlText w:val="%1."/>
      <w:lvlJc w:val="left"/>
      <w:pPr>
        <w:ind w:left="360" w:hanging="360"/>
      </w:pPr>
      <w:rPr>
        <w:rFonts w:ascii="Times New Roman" w:hAnsi="Times New Roman" w:cs="Times New Roman" w:hint="default"/>
        <w:b/>
        <w:bCs/>
        <w:color w:val="auto"/>
        <w:sz w:val="24"/>
        <w:szCs w:val="24"/>
      </w:rPr>
    </w:lvl>
    <w:lvl w:ilvl="1">
      <w:start w:val="1"/>
      <w:numFmt w:val="decimal"/>
      <w:lvlText w:val="%1.%2."/>
      <w:lvlJc w:val="left"/>
      <w:pPr>
        <w:ind w:left="858" w:hanging="432"/>
      </w:pPr>
      <w:rPr>
        <w:rFonts w:ascii="Times New Roman" w:hAnsi="Times New Roman" w:cs="Times New Roman" w:hint="default"/>
        <w:b w:val="0"/>
        <w:bCs w:val="0"/>
        <w:i w:val="0"/>
        <w:iCs w:val="0"/>
        <w:color w:val="auto"/>
        <w:sz w:val="24"/>
        <w:szCs w:val="24"/>
      </w:rPr>
    </w:lvl>
    <w:lvl w:ilvl="2">
      <w:start w:val="1"/>
      <w:numFmt w:val="decimal"/>
      <w:lvlText w:val="%3)"/>
      <w:lvlJc w:val="left"/>
      <w:pPr>
        <w:ind w:left="1495" w:hanging="360"/>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5CAE3AE2"/>
    <w:multiLevelType w:val="hybridMultilevel"/>
    <w:tmpl w:val="492A61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5D5127A3"/>
    <w:multiLevelType w:val="multilevel"/>
    <w:tmpl w:val="46D0F634"/>
    <w:lvl w:ilvl="0">
      <w:start w:val="1"/>
      <w:numFmt w:val="decimal"/>
      <w:lvlText w:val="%1."/>
      <w:lvlJc w:val="left"/>
      <w:pPr>
        <w:ind w:left="360" w:hanging="360"/>
      </w:pPr>
      <w:rPr>
        <w:b/>
        <w:bCs/>
        <w:color w:val="auto"/>
        <w:sz w:val="24"/>
        <w:szCs w:val="24"/>
      </w:rPr>
    </w:lvl>
    <w:lvl w:ilvl="1">
      <w:start w:val="1"/>
      <w:numFmt w:val="decimal"/>
      <w:lvlText w:val="%1.%2."/>
      <w:lvlJc w:val="left"/>
      <w:pPr>
        <w:ind w:left="1283" w:hanging="432"/>
      </w:pPr>
      <w:rPr>
        <w:b w:val="0"/>
        <w:bCs w:val="0"/>
        <w:color w:val="auto"/>
        <w:sz w:val="24"/>
        <w:szCs w:val="24"/>
      </w:rPr>
    </w:lvl>
    <w:lvl w:ilvl="2">
      <w:start w:val="1"/>
      <w:numFmt w:val="decimal"/>
      <w:lvlText w:val="%3)"/>
      <w:lvlJc w:val="left"/>
      <w:pPr>
        <w:ind w:left="1353" w:hanging="360"/>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5DC508EC"/>
    <w:multiLevelType w:val="multilevel"/>
    <w:tmpl w:val="F836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516242"/>
    <w:multiLevelType w:val="multilevel"/>
    <w:tmpl w:val="9BF206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0375791"/>
    <w:multiLevelType w:val="multilevel"/>
    <w:tmpl w:val="87DC6BB0"/>
    <w:lvl w:ilvl="0">
      <w:start w:val="1"/>
      <w:numFmt w:val="decimal"/>
      <w:lvlText w:val="%1."/>
      <w:lvlJc w:val="left"/>
      <w:pPr>
        <w:ind w:left="360" w:hanging="360"/>
      </w:pPr>
      <w:rPr>
        <w:b/>
        <w:bCs/>
        <w:color w:val="auto"/>
        <w:sz w:val="24"/>
        <w:szCs w:val="24"/>
      </w:rPr>
    </w:lvl>
    <w:lvl w:ilvl="1">
      <w:start w:val="1"/>
      <w:numFmt w:val="decimal"/>
      <w:lvlText w:val="%1.%2."/>
      <w:lvlJc w:val="left"/>
      <w:pPr>
        <w:ind w:left="1283" w:hanging="432"/>
      </w:pPr>
      <w:rPr>
        <w:b w:val="0"/>
        <w:bCs w:val="0"/>
        <w:color w:val="auto"/>
        <w:sz w:val="24"/>
        <w:szCs w:val="24"/>
      </w:rPr>
    </w:lvl>
    <w:lvl w:ilvl="2">
      <w:start w:val="1"/>
      <w:numFmt w:val="decimal"/>
      <w:lvlText w:val="%3)"/>
      <w:lvlJc w:val="left"/>
      <w:pPr>
        <w:ind w:left="1353" w:hanging="360"/>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610B2101"/>
    <w:multiLevelType w:val="multilevel"/>
    <w:tmpl w:val="D748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A363C1"/>
    <w:multiLevelType w:val="hybridMultilevel"/>
    <w:tmpl w:val="6FC44E4C"/>
    <w:lvl w:ilvl="0" w:tplc="04190011">
      <w:start w:val="1"/>
      <w:numFmt w:val="decimal"/>
      <w:lvlText w:val="%1)"/>
      <w:lvlJc w:val="left"/>
      <w:pPr>
        <w:ind w:left="2138" w:hanging="360"/>
      </w:p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74" w15:restartNumberingAfterBreak="0">
    <w:nsid w:val="62DD07EA"/>
    <w:multiLevelType w:val="hybridMultilevel"/>
    <w:tmpl w:val="B1CA4A66"/>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5" w15:restartNumberingAfterBreak="0">
    <w:nsid w:val="63126943"/>
    <w:multiLevelType w:val="hybridMultilevel"/>
    <w:tmpl w:val="15B878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640D219E"/>
    <w:multiLevelType w:val="hybridMultilevel"/>
    <w:tmpl w:val="15B878C6"/>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7" w15:restartNumberingAfterBreak="0">
    <w:nsid w:val="658C6B00"/>
    <w:multiLevelType w:val="hybridMultilevel"/>
    <w:tmpl w:val="855EC6A6"/>
    <w:lvl w:ilvl="0" w:tplc="041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67AC7ECF"/>
    <w:multiLevelType w:val="multilevel"/>
    <w:tmpl w:val="B3345F14"/>
    <w:lvl w:ilvl="0">
      <w:start w:val="1"/>
      <w:numFmt w:val="decimal"/>
      <w:lvlText w:val="%1."/>
      <w:lvlJc w:val="left"/>
      <w:pPr>
        <w:ind w:left="360" w:hanging="360"/>
      </w:pPr>
      <w:rPr>
        <w:b/>
        <w:bCs/>
        <w:color w:val="auto"/>
        <w:sz w:val="24"/>
        <w:szCs w:val="24"/>
      </w:rPr>
    </w:lvl>
    <w:lvl w:ilvl="1">
      <w:start w:val="1"/>
      <w:numFmt w:val="decimal"/>
      <w:lvlText w:val="%1.%2."/>
      <w:lvlJc w:val="left"/>
      <w:pPr>
        <w:ind w:left="1283" w:hanging="432"/>
      </w:pPr>
      <w:rPr>
        <w:b w:val="0"/>
        <w:bCs w:val="0"/>
        <w:color w:val="auto"/>
        <w:sz w:val="24"/>
        <w:szCs w:val="24"/>
      </w:rPr>
    </w:lvl>
    <w:lvl w:ilvl="2">
      <w:start w:val="1"/>
      <w:numFmt w:val="decimal"/>
      <w:lvlText w:val="%1.%2.%3."/>
      <w:lvlJc w:val="left"/>
      <w:pPr>
        <w:ind w:left="1072" w:hanging="504"/>
      </w:pPr>
      <w:rPr>
        <w:rFonts w:hint="default"/>
        <w:b w:val="0"/>
        <w:bCs w:val="0"/>
        <w:color w:val="auto"/>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67AD330B"/>
    <w:multiLevelType w:val="hybridMultilevel"/>
    <w:tmpl w:val="A8BCDF0A"/>
    <w:lvl w:ilvl="0" w:tplc="2BEC6596">
      <w:start w:val="1"/>
      <w:numFmt w:val="decimal"/>
      <w:lvlText w:val="%1)"/>
      <w:lvlJc w:val="left"/>
      <w:pPr>
        <w:ind w:left="720" w:hanging="360"/>
      </w:pPr>
      <w:rPr>
        <w:rFonts w:asciiTheme="minorHAnsi" w:eastAsiaTheme="minorHAnsi" w:hAnsiTheme="minorHAnsi" w:cstheme="minorHAns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681C34CA"/>
    <w:multiLevelType w:val="multilevel"/>
    <w:tmpl w:val="ADA0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3C1B32"/>
    <w:multiLevelType w:val="multilevel"/>
    <w:tmpl w:val="E44CF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347836"/>
    <w:multiLevelType w:val="hybridMultilevel"/>
    <w:tmpl w:val="E258FA6E"/>
    <w:lvl w:ilvl="0" w:tplc="E2043346">
      <w:start w:val="1"/>
      <w:numFmt w:val="bullet"/>
      <w:lvlText w:val=""/>
      <w:lvlJc w:val="left"/>
      <w:pPr>
        <w:ind w:left="720" w:hanging="360"/>
      </w:pPr>
      <w:rPr>
        <w:rFonts w:ascii="Symbol" w:hAnsi="Symbol" w:hint="default"/>
      </w:rPr>
    </w:lvl>
    <w:lvl w:ilvl="1" w:tplc="6B40FB02">
      <w:start w:val="1"/>
      <w:numFmt w:val="bullet"/>
      <w:lvlText w:val="o"/>
      <w:lvlJc w:val="left"/>
      <w:pPr>
        <w:ind w:left="1440" w:hanging="360"/>
      </w:pPr>
      <w:rPr>
        <w:rFonts w:ascii="Courier New" w:hAnsi="Courier New" w:cs="Courier New" w:hint="default"/>
      </w:rPr>
    </w:lvl>
    <w:lvl w:ilvl="2" w:tplc="015A3FFA">
      <w:start w:val="1"/>
      <w:numFmt w:val="bullet"/>
      <w:lvlText w:val=""/>
      <w:lvlJc w:val="left"/>
      <w:pPr>
        <w:ind w:left="2160" w:hanging="360"/>
      </w:pPr>
      <w:rPr>
        <w:rFonts w:ascii="Wingdings" w:hAnsi="Wingdings" w:hint="default"/>
      </w:rPr>
    </w:lvl>
    <w:lvl w:ilvl="3" w:tplc="D2E2DC44">
      <w:start w:val="1"/>
      <w:numFmt w:val="bullet"/>
      <w:lvlText w:val=""/>
      <w:lvlJc w:val="left"/>
      <w:pPr>
        <w:ind w:left="2880" w:hanging="360"/>
      </w:pPr>
      <w:rPr>
        <w:rFonts w:ascii="Symbol" w:hAnsi="Symbol" w:hint="default"/>
      </w:rPr>
    </w:lvl>
    <w:lvl w:ilvl="4" w:tplc="D488DC76">
      <w:start w:val="1"/>
      <w:numFmt w:val="bullet"/>
      <w:lvlText w:val="o"/>
      <w:lvlJc w:val="left"/>
      <w:pPr>
        <w:ind w:left="3600" w:hanging="360"/>
      </w:pPr>
      <w:rPr>
        <w:rFonts w:ascii="Courier New" w:hAnsi="Courier New" w:cs="Courier New" w:hint="default"/>
      </w:rPr>
    </w:lvl>
    <w:lvl w:ilvl="5" w:tplc="4DA2935C">
      <w:start w:val="1"/>
      <w:numFmt w:val="bullet"/>
      <w:lvlText w:val=""/>
      <w:lvlJc w:val="left"/>
      <w:pPr>
        <w:ind w:left="4320" w:hanging="360"/>
      </w:pPr>
      <w:rPr>
        <w:rFonts w:ascii="Wingdings" w:hAnsi="Wingdings" w:hint="default"/>
      </w:rPr>
    </w:lvl>
    <w:lvl w:ilvl="6" w:tplc="CF965E90">
      <w:start w:val="1"/>
      <w:numFmt w:val="bullet"/>
      <w:lvlText w:val=""/>
      <w:lvlJc w:val="left"/>
      <w:pPr>
        <w:ind w:left="5040" w:hanging="360"/>
      </w:pPr>
      <w:rPr>
        <w:rFonts w:ascii="Symbol" w:hAnsi="Symbol" w:hint="default"/>
      </w:rPr>
    </w:lvl>
    <w:lvl w:ilvl="7" w:tplc="531CDA2A">
      <w:start w:val="1"/>
      <w:numFmt w:val="bullet"/>
      <w:lvlText w:val="o"/>
      <w:lvlJc w:val="left"/>
      <w:pPr>
        <w:ind w:left="5760" w:hanging="360"/>
      </w:pPr>
      <w:rPr>
        <w:rFonts w:ascii="Courier New" w:hAnsi="Courier New" w:cs="Courier New" w:hint="default"/>
      </w:rPr>
    </w:lvl>
    <w:lvl w:ilvl="8" w:tplc="3DC639AE">
      <w:start w:val="1"/>
      <w:numFmt w:val="bullet"/>
      <w:lvlText w:val=""/>
      <w:lvlJc w:val="left"/>
      <w:pPr>
        <w:ind w:left="6480" w:hanging="360"/>
      </w:pPr>
      <w:rPr>
        <w:rFonts w:ascii="Wingdings" w:hAnsi="Wingdings" w:hint="default"/>
      </w:rPr>
    </w:lvl>
  </w:abstractNum>
  <w:abstractNum w:abstractNumId="83" w15:restartNumberingAfterBreak="0">
    <w:nsid w:val="746A5328"/>
    <w:multiLevelType w:val="hybridMultilevel"/>
    <w:tmpl w:val="CBC265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7ACD6172"/>
    <w:multiLevelType w:val="multilevel"/>
    <w:tmpl w:val="36BC45D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5" w15:restartNumberingAfterBreak="0">
    <w:nsid w:val="7B3D3589"/>
    <w:multiLevelType w:val="hybridMultilevel"/>
    <w:tmpl w:val="29C4887C"/>
    <w:lvl w:ilvl="0" w:tplc="894A4170">
      <w:start w:val="1"/>
      <w:numFmt w:val="decimal"/>
      <w:pStyle w:val="a0"/>
      <w:lvlText w:val="%1."/>
      <w:lvlJc w:val="left"/>
      <w:pPr>
        <w:ind w:left="360" w:hanging="360"/>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86" w15:restartNumberingAfterBreak="0">
    <w:nsid w:val="7B733BA8"/>
    <w:multiLevelType w:val="hybridMultilevel"/>
    <w:tmpl w:val="15B878C6"/>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7" w15:restartNumberingAfterBreak="0">
    <w:nsid w:val="7BF124D0"/>
    <w:multiLevelType w:val="hybridMultilevel"/>
    <w:tmpl w:val="0408EF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7F094018"/>
    <w:multiLevelType w:val="multilevel"/>
    <w:tmpl w:val="BCD6E528"/>
    <w:lvl w:ilvl="0">
      <w:start w:val="1"/>
      <w:numFmt w:val="decimal"/>
      <w:lvlText w:val="%1."/>
      <w:lvlJc w:val="left"/>
      <w:pPr>
        <w:ind w:left="360" w:hanging="360"/>
      </w:pPr>
      <w:rPr>
        <w:rFonts w:ascii="Times New Roman" w:hAnsi="Times New Roman" w:cs="Times New Roman" w:hint="default"/>
        <w:b w:val="0"/>
        <w:bCs w:val="0"/>
        <w:color w:val="auto"/>
        <w:sz w:val="24"/>
        <w:szCs w:val="24"/>
      </w:rPr>
    </w:lvl>
    <w:lvl w:ilvl="1">
      <w:start w:val="1"/>
      <w:numFmt w:val="decimal"/>
      <w:lvlText w:val="%1.%2."/>
      <w:lvlJc w:val="left"/>
      <w:pPr>
        <w:ind w:left="1000" w:hanging="432"/>
      </w:pPr>
      <w:rPr>
        <w:b w:val="0"/>
        <w:bCs w:val="0"/>
        <w:color w:val="auto"/>
        <w:sz w:val="24"/>
        <w:szCs w:val="24"/>
      </w:rPr>
    </w:lvl>
    <w:lvl w:ilvl="2">
      <w:start w:val="1"/>
      <w:numFmt w:val="decimal"/>
      <w:lvlText w:val="%3)"/>
      <w:lvlJc w:val="left"/>
      <w:pPr>
        <w:ind w:left="1353" w:hanging="360"/>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F1361AD"/>
    <w:multiLevelType w:val="hybridMultilevel"/>
    <w:tmpl w:val="A8BCDF0A"/>
    <w:lvl w:ilvl="0" w:tplc="FFFFFFFF">
      <w:start w:val="1"/>
      <w:numFmt w:val="decimal"/>
      <w:lvlText w:val="%1)"/>
      <w:lvlJc w:val="left"/>
      <w:pPr>
        <w:ind w:left="720" w:hanging="36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29760506">
    <w:abstractNumId w:val="2"/>
  </w:num>
  <w:num w:numId="2" w16cid:durableId="116728057">
    <w:abstractNumId w:val="85"/>
  </w:num>
  <w:num w:numId="3" w16cid:durableId="240911036">
    <w:abstractNumId w:val="57"/>
  </w:num>
  <w:num w:numId="4" w16cid:durableId="756169521">
    <w:abstractNumId w:val="45"/>
  </w:num>
  <w:num w:numId="5" w16cid:durableId="1941529220">
    <w:abstractNumId w:val="33"/>
  </w:num>
  <w:num w:numId="6" w16cid:durableId="233126125">
    <w:abstractNumId w:val="65"/>
  </w:num>
  <w:num w:numId="7" w16cid:durableId="2009166182">
    <w:abstractNumId w:val="47"/>
  </w:num>
  <w:num w:numId="8" w16cid:durableId="1739284027">
    <w:abstractNumId w:val="51"/>
  </w:num>
  <w:num w:numId="9" w16cid:durableId="603194996">
    <w:abstractNumId w:val="16"/>
  </w:num>
  <w:num w:numId="10" w16cid:durableId="480000473">
    <w:abstractNumId w:val="20"/>
  </w:num>
  <w:num w:numId="11" w16cid:durableId="1368065092">
    <w:abstractNumId w:val="70"/>
  </w:num>
  <w:num w:numId="12" w16cid:durableId="402222174">
    <w:abstractNumId w:val="62"/>
  </w:num>
  <w:num w:numId="13" w16cid:durableId="282805150">
    <w:abstractNumId w:val="15"/>
  </w:num>
  <w:num w:numId="14" w16cid:durableId="2076051075">
    <w:abstractNumId w:val="75"/>
  </w:num>
  <w:num w:numId="15" w16cid:durableId="995496339">
    <w:abstractNumId w:val="39"/>
  </w:num>
  <w:num w:numId="16" w16cid:durableId="737284527">
    <w:abstractNumId w:val="86"/>
  </w:num>
  <w:num w:numId="17" w16cid:durableId="2017271943">
    <w:abstractNumId w:val="76"/>
  </w:num>
  <w:num w:numId="18" w16cid:durableId="43529839">
    <w:abstractNumId w:val="27"/>
  </w:num>
  <w:num w:numId="19" w16cid:durableId="814104420">
    <w:abstractNumId w:val="43"/>
  </w:num>
  <w:num w:numId="20" w16cid:durableId="654531191">
    <w:abstractNumId w:val="83"/>
  </w:num>
  <w:num w:numId="21" w16cid:durableId="1136334130">
    <w:abstractNumId w:val="59"/>
  </w:num>
  <w:num w:numId="22" w16cid:durableId="1312564953">
    <w:abstractNumId w:val="24"/>
  </w:num>
  <w:num w:numId="23" w16cid:durableId="1778254669">
    <w:abstractNumId w:val="45"/>
  </w:num>
  <w:num w:numId="24" w16cid:durableId="1098671278">
    <w:abstractNumId w:val="35"/>
  </w:num>
  <w:num w:numId="25" w16cid:durableId="1048651511">
    <w:abstractNumId w:val="45"/>
  </w:num>
  <w:num w:numId="26" w16cid:durableId="10684930">
    <w:abstractNumId w:val="45"/>
  </w:num>
  <w:num w:numId="27" w16cid:durableId="407851680">
    <w:abstractNumId w:val="6"/>
  </w:num>
  <w:num w:numId="28" w16cid:durableId="1128821281">
    <w:abstractNumId w:val="14"/>
  </w:num>
  <w:num w:numId="29" w16cid:durableId="343824977">
    <w:abstractNumId w:val="41"/>
  </w:num>
  <w:num w:numId="30" w16cid:durableId="1743135779">
    <w:abstractNumId w:val="17"/>
  </w:num>
  <w:num w:numId="31" w16cid:durableId="1713185369">
    <w:abstractNumId w:val="36"/>
  </w:num>
  <w:num w:numId="32" w16cid:durableId="1309894914">
    <w:abstractNumId w:val="42"/>
  </w:num>
  <w:num w:numId="33" w16cid:durableId="1467047827">
    <w:abstractNumId w:val="21"/>
  </w:num>
  <w:num w:numId="34" w16cid:durableId="1608730588">
    <w:abstractNumId w:val="54"/>
  </w:num>
  <w:num w:numId="35" w16cid:durableId="306010438">
    <w:abstractNumId w:val="69"/>
  </w:num>
  <w:num w:numId="36" w16cid:durableId="1992637806">
    <w:abstractNumId w:val="18"/>
  </w:num>
  <w:num w:numId="37" w16cid:durableId="167734024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43480449">
    <w:abstractNumId w:val="64"/>
  </w:num>
  <w:num w:numId="39" w16cid:durableId="142822909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37326632">
    <w:abstractNumId w:val="28"/>
  </w:num>
  <w:num w:numId="41" w16cid:durableId="2023433958">
    <w:abstractNumId w:val="61"/>
  </w:num>
  <w:num w:numId="42" w16cid:durableId="1955864040">
    <w:abstractNumId w:val="45"/>
  </w:num>
  <w:num w:numId="43" w16cid:durableId="1152914741">
    <w:abstractNumId w:val="13"/>
  </w:num>
  <w:num w:numId="44" w16cid:durableId="958488424">
    <w:abstractNumId w:val="22"/>
  </w:num>
  <w:num w:numId="45" w16cid:durableId="1579901016">
    <w:abstractNumId w:val="45"/>
  </w:num>
  <w:num w:numId="46" w16cid:durableId="1572617654">
    <w:abstractNumId w:val="56"/>
  </w:num>
  <w:num w:numId="47" w16cid:durableId="1537698531">
    <w:abstractNumId w:val="53"/>
  </w:num>
  <w:num w:numId="48" w16cid:durableId="460222458">
    <w:abstractNumId w:val="25"/>
  </w:num>
  <w:num w:numId="49" w16cid:durableId="1443576932">
    <w:abstractNumId w:val="37"/>
  </w:num>
  <w:num w:numId="50" w16cid:durableId="1377852385">
    <w:abstractNumId w:val="79"/>
  </w:num>
  <w:num w:numId="51" w16cid:durableId="870458018">
    <w:abstractNumId w:val="31"/>
  </w:num>
  <w:num w:numId="52" w16cid:durableId="2119251986">
    <w:abstractNumId w:val="89"/>
  </w:num>
  <w:num w:numId="53" w16cid:durableId="1146892276">
    <w:abstractNumId w:val="58"/>
  </w:num>
  <w:num w:numId="54" w16cid:durableId="1792213295">
    <w:abstractNumId w:val="45"/>
  </w:num>
  <w:num w:numId="55" w16cid:durableId="457575176">
    <w:abstractNumId w:val="45"/>
  </w:num>
  <w:num w:numId="56" w16cid:durableId="1422722769">
    <w:abstractNumId w:val="45"/>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43375579">
    <w:abstractNumId w:val="45"/>
  </w:num>
  <w:num w:numId="58" w16cid:durableId="619802569">
    <w:abstractNumId w:val="45"/>
  </w:num>
  <w:num w:numId="59" w16cid:durableId="1611165370">
    <w:abstractNumId w:val="45"/>
  </w:num>
  <w:num w:numId="60" w16cid:durableId="2113933957">
    <w:abstractNumId w:val="45"/>
  </w:num>
  <w:num w:numId="61" w16cid:durableId="940917366">
    <w:abstractNumId w:val="45"/>
  </w:num>
  <w:num w:numId="62" w16cid:durableId="538788404">
    <w:abstractNumId w:val="45"/>
  </w:num>
  <w:num w:numId="63" w16cid:durableId="713039846">
    <w:abstractNumId w:val="63"/>
  </w:num>
  <w:num w:numId="64" w16cid:durableId="1042167513">
    <w:abstractNumId w:val="45"/>
  </w:num>
  <w:num w:numId="65" w16cid:durableId="870529081">
    <w:abstractNumId w:val="45"/>
  </w:num>
  <w:num w:numId="66" w16cid:durableId="1466200029">
    <w:abstractNumId w:val="45"/>
  </w:num>
  <w:num w:numId="67" w16cid:durableId="1028216763">
    <w:abstractNumId w:val="44"/>
  </w:num>
  <w:num w:numId="68" w16cid:durableId="871457006">
    <w:abstractNumId w:val="10"/>
  </w:num>
  <w:num w:numId="69" w16cid:durableId="843787710">
    <w:abstractNumId w:val="4"/>
  </w:num>
  <w:num w:numId="70" w16cid:durableId="1237477434">
    <w:abstractNumId w:val="38"/>
  </w:num>
  <w:num w:numId="71" w16cid:durableId="1241063119">
    <w:abstractNumId w:val="52"/>
  </w:num>
  <w:num w:numId="72" w16cid:durableId="1511916052">
    <w:abstractNumId w:val="32"/>
  </w:num>
  <w:num w:numId="73" w16cid:durableId="1677414669">
    <w:abstractNumId w:val="78"/>
  </w:num>
  <w:num w:numId="74" w16cid:durableId="746923930">
    <w:abstractNumId w:val="67"/>
  </w:num>
  <w:num w:numId="75" w16cid:durableId="462697828">
    <w:abstractNumId w:val="3"/>
  </w:num>
  <w:num w:numId="76" w16cid:durableId="1336835128">
    <w:abstractNumId w:val="30"/>
  </w:num>
  <w:num w:numId="77" w16cid:durableId="1472401741">
    <w:abstractNumId w:val="34"/>
  </w:num>
  <w:num w:numId="78" w16cid:durableId="598484244">
    <w:abstractNumId w:val="0"/>
  </w:num>
  <w:num w:numId="79" w16cid:durableId="106855744">
    <w:abstractNumId w:val="87"/>
  </w:num>
  <w:num w:numId="80" w16cid:durableId="1198814134">
    <w:abstractNumId w:val="77"/>
  </w:num>
  <w:num w:numId="81" w16cid:durableId="528838555">
    <w:abstractNumId w:val="50"/>
  </w:num>
  <w:num w:numId="82" w16cid:durableId="1824421484">
    <w:abstractNumId w:val="23"/>
  </w:num>
  <w:num w:numId="83" w16cid:durableId="1927113377">
    <w:abstractNumId w:val="46"/>
  </w:num>
  <w:num w:numId="84" w16cid:durableId="367292560">
    <w:abstractNumId w:val="73"/>
  </w:num>
  <w:num w:numId="85" w16cid:durableId="1899784471">
    <w:abstractNumId w:val="5"/>
  </w:num>
  <w:num w:numId="86" w16cid:durableId="1974093061">
    <w:abstractNumId w:val="19"/>
  </w:num>
  <w:num w:numId="87" w16cid:durableId="1324967732">
    <w:abstractNumId w:val="68"/>
  </w:num>
  <w:num w:numId="88" w16cid:durableId="2059042321">
    <w:abstractNumId w:val="82"/>
  </w:num>
  <w:num w:numId="89" w16cid:durableId="1770811025">
    <w:abstractNumId w:val="71"/>
  </w:num>
  <w:num w:numId="90" w16cid:durableId="786313305">
    <w:abstractNumId w:val="9"/>
  </w:num>
  <w:num w:numId="91" w16cid:durableId="893657891">
    <w:abstractNumId w:val="7"/>
  </w:num>
  <w:num w:numId="92" w16cid:durableId="1352410968">
    <w:abstractNumId w:val="49"/>
  </w:num>
  <w:num w:numId="93" w16cid:durableId="1240555766">
    <w:abstractNumId w:val="84"/>
  </w:num>
  <w:num w:numId="94" w16cid:durableId="1535994625">
    <w:abstractNumId w:val="29"/>
  </w:num>
  <w:num w:numId="95" w16cid:durableId="1318074872">
    <w:abstractNumId w:val="80"/>
  </w:num>
  <w:num w:numId="96" w16cid:durableId="1533303846">
    <w:abstractNumId w:val="1"/>
  </w:num>
  <w:num w:numId="97" w16cid:durableId="1119447977">
    <w:abstractNumId w:val="74"/>
  </w:num>
  <w:num w:numId="98" w16cid:durableId="479346756">
    <w:abstractNumId w:val="40"/>
  </w:num>
  <w:num w:numId="99" w16cid:durableId="275143889">
    <w:abstractNumId w:val="8"/>
  </w:num>
  <w:num w:numId="100" w16cid:durableId="1490098755">
    <w:abstractNumId w:val="81"/>
  </w:num>
  <w:num w:numId="101" w16cid:durableId="1819102929">
    <w:abstractNumId w:val="72"/>
  </w:num>
  <w:num w:numId="102" w16cid:durableId="1232346930">
    <w:abstractNumId w:val="60"/>
  </w:num>
  <w:num w:numId="103" w16cid:durableId="2015918116">
    <w:abstractNumId w:val="12"/>
  </w:num>
  <w:num w:numId="104" w16cid:durableId="314575113">
    <w:abstractNumId w:val="88"/>
  </w:num>
  <w:num w:numId="105" w16cid:durableId="1540584817">
    <w:abstractNumId w:val="11"/>
  </w:num>
  <w:num w:numId="106" w16cid:durableId="267199137">
    <w:abstractNumId w:val="26"/>
  </w:num>
  <w:num w:numId="107" w16cid:durableId="1237476348">
    <w:abstractNumId w:val="66"/>
  </w:num>
  <w:num w:numId="108" w16cid:durableId="745882249">
    <w:abstractNumId w:val="55"/>
  </w:num>
  <w:num w:numId="109" w16cid:durableId="1939413058">
    <w:abstractNumId w:val="48"/>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Пользователь">
    <w15:presenceInfo w15:providerId="None" w15:userId="Пользователь"/>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ocumentProtection w:edit="forms" w:enforcement="0"/>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37C1"/>
    <w:rsid w:val="000020A0"/>
    <w:rsid w:val="000024C3"/>
    <w:rsid w:val="00003D07"/>
    <w:rsid w:val="00004F8B"/>
    <w:rsid w:val="000052F5"/>
    <w:rsid w:val="000053B9"/>
    <w:rsid w:val="000074E4"/>
    <w:rsid w:val="00007EB4"/>
    <w:rsid w:val="0001069D"/>
    <w:rsid w:val="000112CD"/>
    <w:rsid w:val="0001226E"/>
    <w:rsid w:val="00012C28"/>
    <w:rsid w:val="00014564"/>
    <w:rsid w:val="00015287"/>
    <w:rsid w:val="000154F0"/>
    <w:rsid w:val="00017DD2"/>
    <w:rsid w:val="000208F9"/>
    <w:rsid w:val="0002261F"/>
    <w:rsid w:val="00024394"/>
    <w:rsid w:val="00024A2C"/>
    <w:rsid w:val="00024B80"/>
    <w:rsid w:val="00025A34"/>
    <w:rsid w:val="000311CD"/>
    <w:rsid w:val="00031543"/>
    <w:rsid w:val="00033CFB"/>
    <w:rsid w:val="0003530D"/>
    <w:rsid w:val="00035630"/>
    <w:rsid w:val="00036008"/>
    <w:rsid w:val="0003672C"/>
    <w:rsid w:val="00036BC9"/>
    <w:rsid w:val="00037AEF"/>
    <w:rsid w:val="00040035"/>
    <w:rsid w:val="00040321"/>
    <w:rsid w:val="0004115B"/>
    <w:rsid w:val="000419A7"/>
    <w:rsid w:val="0004445D"/>
    <w:rsid w:val="000453B1"/>
    <w:rsid w:val="00045469"/>
    <w:rsid w:val="000456A6"/>
    <w:rsid w:val="00045735"/>
    <w:rsid w:val="0004586F"/>
    <w:rsid w:val="00046ABF"/>
    <w:rsid w:val="0004713F"/>
    <w:rsid w:val="00047285"/>
    <w:rsid w:val="00047DF0"/>
    <w:rsid w:val="0005081F"/>
    <w:rsid w:val="00051900"/>
    <w:rsid w:val="00051D18"/>
    <w:rsid w:val="000522BA"/>
    <w:rsid w:val="00052451"/>
    <w:rsid w:val="00052F3F"/>
    <w:rsid w:val="00054FBD"/>
    <w:rsid w:val="000564CE"/>
    <w:rsid w:val="000605ED"/>
    <w:rsid w:val="00060A7E"/>
    <w:rsid w:val="00061D2D"/>
    <w:rsid w:val="00061E89"/>
    <w:rsid w:val="00062189"/>
    <w:rsid w:val="000627A5"/>
    <w:rsid w:val="00063564"/>
    <w:rsid w:val="00064143"/>
    <w:rsid w:val="000644E8"/>
    <w:rsid w:val="000708E4"/>
    <w:rsid w:val="00071750"/>
    <w:rsid w:val="00072D49"/>
    <w:rsid w:val="0007477E"/>
    <w:rsid w:val="0007490C"/>
    <w:rsid w:val="00076229"/>
    <w:rsid w:val="000771A3"/>
    <w:rsid w:val="00080C1B"/>
    <w:rsid w:val="00080EB6"/>
    <w:rsid w:val="00082038"/>
    <w:rsid w:val="00086933"/>
    <w:rsid w:val="00086B78"/>
    <w:rsid w:val="00086BAA"/>
    <w:rsid w:val="00091538"/>
    <w:rsid w:val="00091780"/>
    <w:rsid w:val="00091B50"/>
    <w:rsid w:val="00091CC1"/>
    <w:rsid w:val="00092896"/>
    <w:rsid w:val="00094D6D"/>
    <w:rsid w:val="00097393"/>
    <w:rsid w:val="0009751C"/>
    <w:rsid w:val="00097700"/>
    <w:rsid w:val="000A0CD5"/>
    <w:rsid w:val="000A20E1"/>
    <w:rsid w:val="000A3B20"/>
    <w:rsid w:val="000A4D34"/>
    <w:rsid w:val="000A634C"/>
    <w:rsid w:val="000A6D83"/>
    <w:rsid w:val="000B060F"/>
    <w:rsid w:val="000B09F3"/>
    <w:rsid w:val="000B1EF3"/>
    <w:rsid w:val="000B227F"/>
    <w:rsid w:val="000B300D"/>
    <w:rsid w:val="000B4A59"/>
    <w:rsid w:val="000B65A1"/>
    <w:rsid w:val="000C0DAD"/>
    <w:rsid w:val="000C1CFF"/>
    <w:rsid w:val="000C335B"/>
    <w:rsid w:val="000C4549"/>
    <w:rsid w:val="000C4924"/>
    <w:rsid w:val="000C4B92"/>
    <w:rsid w:val="000C5A51"/>
    <w:rsid w:val="000C64AD"/>
    <w:rsid w:val="000C746F"/>
    <w:rsid w:val="000C750F"/>
    <w:rsid w:val="000D0281"/>
    <w:rsid w:val="000D1E6E"/>
    <w:rsid w:val="000D23C4"/>
    <w:rsid w:val="000D4936"/>
    <w:rsid w:val="000D5679"/>
    <w:rsid w:val="000D5B16"/>
    <w:rsid w:val="000D61FD"/>
    <w:rsid w:val="000D6DB6"/>
    <w:rsid w:val="000E0E9D"/>
    <w:rsid w:val="000E2C65"/>
    <w:rsid w:val="000E4B6A"/>
    <w:rsid w:val="000E57E3"/>
    <w:rsid w:val="000E6FCC"/>
    <w:rsid w:val="000E72D1"/>
    <w:rsid w:val="000E7CDE"/>
    <w:rsid w:val="000E7F65"/>
    <w:rsid w:val="000F0E8E"/>
    <w:rsid w:val="000F1B08"/>
    <w:rsid w:val="000F27C8"/>
    <w:rsid w:val="000F2BBE"/>
    <w:rsid w:val="000F43D4"/>
    <w:rsid w:val="000F4636"/>
    <w:rsid w:val="000F4AB2"/>
    <w:rsid w:val="000F4F29"/>
    <w:rsid w:val="000F5530"/>
    <w:rsid w:val="000F571E"/>
    <w:rsid w:val="000F7015"/>
    <w:rsid w:val="0010069A"/>
    <w:rsid w:val="00100CBF"/>
    <w:rsid w:val="001013E1"/>
    <w:rsid w:val="00101D54"/>
    <w:rsid w:val="001020B4"/>
    <w:rsid w:val="0010291C"/>
    <w:rsid w:val="00102BEB"/>
    <w:rsid w:val="00104B05"/>
    <w:rsid w:val="00104BD6"/>
    <w:rsid w:val="001055B5"/>
    <w:rsid w:val="00106593"/>
    <w:rsid w:val="00106787"/>
    <w:rsid w:val="001069BF"/>
    <w:rsid w:val="001069FB"/>
    <w:rsid w:val="0010749D"/>
    <w:rsid w:val="0011129F"/>
    <w:rsid w:val="00111CAF"/>
    <w:rsid w:val="00112012"/>
    <w:rsid w:val="0011284E"/>
    <w:rsid w:val="001129EA"/>
    <w:rsid w:val="00112C4D"/>
    <w:rsid w:val="00112E2C"/>
    <w:rsid w:val="00114B37"/>
    <w:rsid w:val="0011667C"/>
    <w:rsid w:val="00116A7D"/>
    <w:rsid w:val="00116C80"/>
    <w:rsid w:val="00116F70"/>
    <w:rsid w:val="0012122C"/>
    <w:rsid w:val="00121249"/>
    <w:rsid w:val="001216FD"/>
    <w:rsid w:val="00121E64"/>
    <w:rsid w:val="001220CA"/>
    <w:rsid w:val="001222EE"/>
    <w:rsid w:val="0012298F"/>
    <w:rsid w:val="00123ECD"/>
    <w:rsid w:val="0012422E"/>
    <w:rsid w:val="0012469B"/>
    <w:rsid w:val="00124704"/>
    <w:rsid w:val="00126031"/>
    <w:rsid w:val="00126220"/>
    <w:rsid w:val="00126D18"/>
    <w:rsid w:val="0013103F"/>
    <w:rsid w:val="001319B1"/>
    <w:rsid w:val="00132C64"/>
    <w:rsid w:val="0013304F"/>
    <w:rsid w:val="00133AED"/>
    <w:rsid w:val="00136CB0"/>
    <w:rsid w:val="00136FE6"/>
    <w:rsid w:val="001370F7"/>
    <w:rsid w:val="0013770F"/>
    <w:rsid w:val="00140389"/>
    <w:rsid w:val="001409AE"/>
    <w:rsid w:val="00140D8E"/>
    <w:rsid w:val="00141782"/>
    <w:rsid w:val="00143818"/>
    <w:rsid w:val="001449E3"/>
    <w:rsid w:val="00144C06"/>
    <w:rsid w:val="00144FA1"/>
    <w:rsid w:val="0015206E"/>
    <w:rsid w:val="0015297B"/>
    <w:rsid w:val="00152C0C"/>
    <w:rsid w:val="00153851"/>
    <w:rsid w:val="00154B75"/>
    <w:rsid w:val="0015619A"/>
    <w:rsid w:val="0015670E"/>
    <w:rsid w:val="00156AEB"/>
    <w:rsid w:val="001573D2"/>
    <w:rsid w:val="001574B5"/>
    <w:rsid w:val="00157797"/>
    <w:rsid w:val="001600E1"/>
    <w:rsid w:val="00161162"/>
    <w:rsid w:val="00164729"/>
    <w:rsid w:val="00164F74"/>
    <w:rsid w:val="00165395"/>
    <w:rsid w:val="00166A97"/>
    <w:rsid w:val="00167086"/>
    <w:rsid w:val="001670BF"/>
    <w:rsid w:val="001679E9"/>
    <w:rsid w:val="00167BE6"/>
    <w:rsid w:val="00170356"/>
    <w:rsid w:val="0017135A"/>
    <w:rsid w:val="00171821"/>
    <w:rsid w:val="001737DA"/>
    <w:rsid w:val="001738E7"/>
    <w:rsid w:val="001739D6"/>
    <w:rsid w:val="00175ABC"/>
    <w:rsid w:val="001766E8"/>
    <w:rsid w:val="0018092C"/>
    <w:rsid w:val="00180F47"/>
    <w:rsid w:val="001817C1"/>
    <w:rsid w:val="00183401"/>
    <w:rsid w:val="00183A43"/>
    <w:rsid w:val="00183C79"/>
    <w:rsid w:val="0018445C"/>
    <w:rsid w:val="00184E59"/>
    <w:rsid w:val="00186AF1"/>
    <w:rsid w:val="0018708B"/>
    <w:rsid w:val="00191D02"/>
    <w:rsid w:val="001959BD"/>
    <w:rsid w:val="00195F89"/>
    <w:rsid w:val="00197CF1"/>
    <w:rsid w:val="001A075B"/>
    <w:rsid w:val="001A0F74"/>
    <w:rsid w:val="001A17B8"/>
    <w:rsid w:val="001A2D6E"/>
    <w:rsid w:val="001A2F86"/>
    <w:rsid w:val="001A323E"/>
    <w:rsid w:val="001A4DB9"/>
    <w:rsid w:val="001A5258"/>
    <w:rsid w:val="001A5D87"/>
    <w:rsid w:val="001A76F9"/>
    <w:rsid w:val="001B0ADF"/>
    <w:rsid w:val="001B1017"/>
    <w:rsid w:val="001B1186"/>
    <w:rsid w:val="001B2F29"/>
    <w:rsid w:val="001B3422"/>
    <w:rsid w:val="001B36BB"/>
    <w:rsid w:val="001B3F65"/>
    <w:rsid w:val="001B4554"/>
    <w:rsid w:val="001B46A9"/>
    <w:rsid w:val="001B48E7"/>
    <w:rsid w:val="001B5CB8"/>
    <w:rsid w:val="001B7A98"/>
    <w:rsid w:val="001C035E"/>
    <w:rsid w:val="001C05F1"/>
    <w:rsid w:val="001C12DB"/>
    <w:rsid w:val="001C19C1"/>
    <w:rsid w:val="001C2A49"/>
    <w:rsid w:val="001C2DFB"/>
    <w:rsid w:val="001C3BC0"/>
    <w:rsid w:val="001C5760"/>
    <w:rsid w:val="001C6245"/>
    <w:rsid w:val="001C7976"/>
    <w:rsid w:val="001C79CD"/>
    <w:rsid w:val="001C7E9A"/>
    <w:rsid w:val="001D1845"/>
    <w:rsid w:val="001D283A"/>
    <w:rsid w:val="001D5A36"/>
    <w:rsid w:val="001D5E1E"/>
    <w:rsid w:val="001D6150"/>
    <w:rsid w:val="001D66BA"/>
    <w:rsid w:val="001D7B7F"/>
    <w:rsid w:val="001E04B3"/>
    <w:rsid w:val="001E0E85"/>
    <w:rsid w:val="001E21AA"/>
    <w:rsid w:val="001E2C91"/>
    <w:rsid w:val="001E2E80"/>
    <w:rsid w:val="001E3020"/>
    <w:rsid w:val="001E345C"/>
    <w:rsid w:val="001E3D2F"/>
    <w:rsid w:val="001E426E"/>
    <w:rsid w:val="001E5107"/>
    <w:rsid w:val="001E5295"/>
    <w:rsid w:val="001E58F1"/>
    <w:rsid w:val="001E7B6A"/>
    <w:rsid w:val="001F07D2"/>
    <w:rsid w:val="001F08E7"/>
    <w:rsid w:val="001F0B13"/>
    <w:rsid w:val="001F332A"/>
    <w:rsid w:val="001F3390"/>
    <w:rsid w:val="001F3ADF"/>
    <w:rsid w:val="001F60D9"/>
    <w:rsid w:val="001F7B82"/>
    <w:rsid w:val="001F7EEC"/>
    <w:rsid w:val="00200049"/>
    <w:rsid w:val="002005D0"/>
    <w:rsid w:val="002011F9"/>
    <w:rsid w:val="00201775"/>
    <w:rsid w:val="00201FA4"/>
    <w:rsid w:val="00202F40"/>
    <w:rsid w:val="00202FF9"/>
    <w:rsid w:val="002031BF"/>
    <w:rsid w:val="00204217"/>
    <w:rsid w:val="002050C4"/>
    <w:rsid w:val="00206A38"/>
    <w:rsid w:val="00206B05"/>
    <w:rsid w:val="00206D18"/>
    <w:rsid w:val="0020795F"/>
    <w:rsid w:val="00207E34"/>
    <w:rsid w:val="00210668"/>
    <w:rsid w:val="002106DF"/>
    <w:rsid w:val="002111FC"/>
    <w:rsid w:val="00211893"/>
    <w:rsid w:val="0021197A"/>
    <w:rsid w:val="00212E85"/>
    <w:rsid w:val="0021368F"/>
    <w:rsid w:val="00216363"/>
    <w:rsid w:val="00216F56"/>
    <w:rsid w:val="0021774C"/>
    <w:rsid w:val="002177A0"/>
    <w:rsid w:val="00220180"/>
    <w:rsid w:val="00220198"/>
    <w:rsid w:val="00220357"/>
    <w:rsid w:val="00221EA5"/>
    <w:rsid w:val="00224665"/>
    <w:rsid w:val="00224AF0"/>
    <w:rsid w:val="00224CF4"/>
    <w:rsid w:val="00227CC8"/>
    <w:rsid w:val="00230E2F"/>
    <w:rsid w:val="00230E83"/>
    <w:rsid w:val="00230FBC"/>
    <w:rsid w:val="00231EDF"/>
    <w:rsid w:val="002334FE"/>
    <w:rsid w:val="00233D4B"/>
    <w:rsid w:val="00236266"/>
    <w:rsid w:val="00236734"/>
    <w:rsid w:val="002371E6"/>
    <w:rsid w:val="002374A1"/>
    <w:rsid w:val="00240DA3"/>
    <w:rsid w:val="002423D0"/>
    <w:rsid w:val="00243350"/>
    <w:rsid w:val="00245D3D"/>
    <w:rsid w:val="00246079"/>
    <w:rsid w:val="002465FD"/>
    <w:rsid w:val="00246647"/>
    <w:rsid w:val="00246E5D"/>
    <w:rsid w:val="0024703F"/>
    <w:rsid w:val="00247508"/>
    <w:rsid w:val="0025165B"/>
    <w:rsid w:val="002516C4"/>
    <w:rsid w:val="0025278B"/>
    <w:rsid w:val="00252A4B"/>
    <w:rsid w:val="00253687"/>
    <w:rsid w:val="00254A22"/>
    <w:rsid w:val="002562D0"/>
    <w:rsid w:val="00256517"/>
    <w:rsid w:val="00256E08"/>
    <w:rsid w:val="0025778F"/>
    <w:rsid w:val="00262EA6"/>
    <w:rsid w:val="00262F9A"/>
    <w:rsid w:val="0026335E"/>
    <w:rsid w:val="00264492"/>
    <w:rsid w:val="002648CC"/>
    <w:rsid w:val="00264B2A"/>
    <w:rsid w:val="00265068"/>
    <w:rsid w:val="002650A2"/>
    <w:rsid w:val="00266D14"/>
    <w:rsid w:val="00267F83"/>
    <w:rsid w:val="00270FBE"/>
    <w:rsid w:val="0027132C"/>
    <w:rsid w:val="00271A34"/>
    <w:rsid w:val="00271FE7"/>
    <w:rsid w:val="00272980"/>
    <w:rsid w:val="00274733"/>
    <w:rsid w:val="00274D0A"/>
    <w:rsid w:val="0027501B"/>
    <w:rsid w:val="00276C07"/>
    <w:rsid w:val="00277029"/>
    <w:rsid w:val="002779C9"/>
    <w:rsid w:val="002806E2"/>
    <w:rsid w:val="00281648"/>
    <w:rsid w:val="00281766"/>
    <w:rsid w:val="0028179D"/>
    <w:rsid w:val="00282121"/>
    <w:rsid w:val="00282444"/>
    <w:rsid w:val="00282D9F"/>
    <w:rsid w:val="002832BC"/>
    <w:rsid w:val="0028363C"/>
    <w:rsid w:val="00285C1F"/>
    <w:rsid w:val="00285D0F"/>
    <w:rsid w:val="002873C7"/>
    <w:rsid w:val="002879C6"/>
    <w:rsid w:val="00290E2C"/>
    <w:rsid w:val="00290EFD"/>
    <w:rsid w:val="00290FA3"/>
    <w:rsid w:val="00291CB0"/>
    <w:rsid w:val="00292000"/>
    <w:rsid w:val="00294D0A"/>
    <w:rsid w:val="00295622"/>
    <w:rsid w:val="00297114"/>
    <w:rsid w:val="002978D4"/>
    <w:rsid w:val="00297C8B"/>
    <w:rsid w:val="002A329E"/>
    <w:rsid w:val="002A386B"/>
    <w:rsid w:val="002A3C8C"/>
    <w:rsid w:val="002A4477"/>
    <w:rsid w:val="002A55A6"/>
    <w:rsid w:val="002A58CC"/>
    <w:rsid w:val="002A66D7"/>
    <w:rsid w:val="002A7AEC"/>
    <w:rsid w:val="002A7F8A"/>
    <w:rsid w:val="002B059D"/>
    <w:rsid w:val="002B1C65"/>
    <w:rsid w:val="002B3165"/>
    <w:rsid w:val="002B3D1B"/>
    <w:rsid w:val="002B3E6A"/>
    <w:rsid w:val="002B450E"/>
    <w:rsid w:val="002B48E8"/>
    <w:rsid w:val="002B4B7A"/>
    <w:rsid w:val="002B5069"/>
    <w:rsid w:val="002B7E7E"/>
    <w:rsid w:val="002C0ACB"/>
    <w:rsid w:val="002C0DEB"/>
    <w:rsid w:val="002C2D1E"/>
    <w:rsid w:val="002C3A19"/>
    <w:rsid w:val="002C6078"/>
    <w:rsid w:val="002C62F5"/>
    <w:rsid w:val="002D183B"/>
    <w:rsid w:val="002D2EEE"/>
    <w:rsid w:val="002D47CB"/>
    <w:rsid w:val="002D52DA"/>
    <w:rsid w:val="002D6CCF"/>
    <w:rsid w:val="002D6D58"/>
    <w:rsid w:val="002E01E3"/>
    <w:rsid w:val="002E1F6B"/>
    <w:rsid w:val="002E23A3"/>
    <w:rsid w:val="002E5B5C"/>
    <w:rsid w:val="002E69C6"/>
    <w:rsid w:val="002E6D71"/>
    <w:rsid w:val="002E6DCC"/>
    <w:rsid w:val="002F083B"/>
    <w:rsid w:val="002F0B44"/>
    <w:rsid w:val="002F0D6F"/>
    <w:rsid w:val="002F3B0E"/>
    <w:rsid w:val="002F3F7E"/>
    <w:rsid w:val="002F427E"/>
    <w:rsid w:val="002F5222"/>
    <w:rsid w:val="002F5BC2"/>
    <w:rsid w:val="002F64B0"/>
    <w:rsid w:val="002F7822"/>
    <w:rsid w:val="003001D7"/>
    <w:rsid w:val="003003F3"/>
    <w:rsid w:val="00300921"/>
    <w:rsid w:val="00304C98"/>
    <w:rsid w:val="00306863"/>
    <w:rsid w:val="003101DB"/>
    <w:rsid w:val="0031115E"/>
    <w:rsid w:val="00311410"/>
    <w:rsid w:val="003130A9"/>
    <w:rsid w:val="0031323A"/>
    <w:rsid w:val="003153F3"/>
    <w:rsid w:val="003158A3"/>
    <w:rsid w:val="00316C54"/>
    <w:rsid w:val="00321F8C"/>
    <w:rsid w:val="00322956"/>
    <w:rsid w:val="00326185"/>
    <w:rsid w:val="00326388"/>
    <w:rsid w:val="003267B2"/>
    <w:rsid w:val="0032718A"/>
    <w:rsid w:val="003308A3"/>
    <w:rsid w:val="00330E2D"/>
    <w:rsid w:val="00331076"/>
    <w:rsid w:val="0033147F"/>
    <w:rsid w:val="00332106"/>
    <w:rsid w:val="0033276D"/>
    <w:rsid w:val="00332C29"/>
    <w:rsid w:val="00333F04"/>
    <w:rsid w:val="00334E9D"/>
    <w:rsid w:val="00334FE7"/>
    <w:rsid w:val="00335712"/>
    <w:rsid w:val="00337824"/>
    <w:rsid w:val="00337D75"/>
    <w:rsid w:val="00337E8A"/>
    <w:rsid w:val="00340202"/>
    <w:rsid w:val="003416F9"/>
    <w:rsid w:val="0034399B"/>
    <w:rsid w:val="00344572"/>
    <w:rsid w:val="00346382"/>
    <w:rsid w:val="00347690"/>
    <w:rsid w:val="0035239C"/>
    <w:rsid w:val="003523A5"/>
    <w:rsid w:val="00352555"/>
    <w:rsid w:val="00352902"/>
    <w:rsid w:val="00352A82"/>
    <w:rsid w:val="003545B6"/>
    <w:rsid w:val="003578F0"/>
    <w:rsid w:val="00357996"/>
    <w:rsid w:val="00360B66"/>
    <w:rsid w:val="00361373"/>
    <w:rsid w:val="00362AC6"/>
    <w:rsid w:val="0036324D"/>
    <w:rsid w:val="003632CF"/>
    <w:rsid w:val="00363D7D"/>
    <w:rsid w:val="00365B1B"/>
    <w:rsid w:val="00365B97"/>
    <w:rsid w:val="00366591"/>
    <w:rsid w:val="003669D1"/>
    <w:rsid w:val="003672CA"/>
    <w:rsid w:val="00367AE9"/>
    <w:rsid w:val="00370675"/>
    <w:rsid w:val="003724E6"/>
    <w:rsid w:val="00372C6B"/>
    <w:rsid w:val="00372EFB"/>
    <w:rsid w:val="00373F1D"/>
    <w:rsid w:val="00374E07"/>
    <w:rsid w:val="00375436"/>
    <w:rsid w:val="00375780"/>
    <w:rsid w:val="00375CEE"/>
    <w:rsid w:val="0037622D"/>
    <w:rsid w:val="00376FCC"/>
    <w:rsid w:val="00380359"/>
    <w:rsid w:val="0038039E"/>
    <w:rsid w:val="0038137F"/>
    <w:rsid w:val="003819AB"/>
    <w:rsid w:val="00382D5E"/>
    <w:rsid w:val="00383125"/>
    <w:rsid w:val="00383143"/>
    <w:rsid w:val="00383596"/>
    <w:rsid w:val="003844EA"/>
    <w:rsid w:val="003847AF"/>
    <w:rsid w:val="00385504"/>
    <w:rsid w:val="00385D61"/>
    <w:rsid w:val="00387365"/>
    <w:rsid w:val="00390AAB"/>
    <w:rsid w:val="00393026"/>
    <w:rsid w:val="00393643"/>
    <w:rsid w:val="00395B0B"/>
    <w:rsid w:val="00396858"/>
    <w:rsid w:val="00396F9A"/>
    <w:rsid w:val="00397B23"/>
    <w:rsid w:val="00397FD7"/>
    <w:rsid w:val="003A04F1"/>
    <w:rsid w:val="003A33BE"/>
    <w:rsid w:val="003A3BE6"/>
    <w:rsid w:val="003A4270"/>
    <w:rsid w:val="003A4B1B"/>
    <w:rsid w:val="003A6FE4"/>
    <w:rsid w:val="003A78DC"/>
    <w:rsid w:val="003B000D"/>
    <w:rsid w:val="003B0099"/>
    <w:rsid w:val="003B08D2"/>
    <w:rsid w:val="003B0D1B"/>
    <w:rsid w:val="003B124C"/>
    <w:rsid w:val="003B194F"/>
    <w:rsid w:val="003B1FB2"/>
    <w:rsid w:val="003B21A7"/>
    <w:rsid w:val="003B2ACB"/>
    <w:rsid w:val="003B2BB2"/>
    <w:rsid w:val="003B3F53"/>
    <w:rsid w:val="003B3FDF"/>
    <w:rsid w:val="003B4AD3"/>
    <w:rsid w:val="003B6EE9"/>
    <w:rsid w:val="003B7932"/>
    <w:rsid w:val="003C0019"/>
    <w:rsid w:val="003C160E"/>
    <w:rsid w:val="003C291C"/>
    <w:rsid w:val="003C2DDB"/>
    <w:rsid w:val="003C2FBC"/>
    <w:rsid w:val="003C3A77"/>
    <w:rsid w:val="003C3C60"/>
    <w:rsid w:val="003C3DC8"/>
    <w:rsid w:val="003C3FEF"/>
    <w:rsid w:val="003C4630"/>
    <w:rsid w:val="003C4775"/>
    <w:rsid w:val="003C524B"/>
    <w:rsid w:val="003C5A68"/>
    <w:rsid w:val="003C6868"/>
    <w:rsid w:val="003C6C72"/>
    <w:rsid w:val="003C6E3B"/>
    <w:rsid w:val="003C6FD0"/>
    <w:rsid w:val="003C7C2A"/>
    <w:rsid w:val="003C7F8C"/>
    <w:rsid w:val="003D0C87"/>
    <w:rsid w:val="003D0D36"/>
    <w:rsid w:val="003D20DF"/>
    <w:rsid w:val="003D37C3"/>
    <w:rsid w:val="003D37D7"/>
    <w:rsid w:val="003D580B"/>
    <w:rsid w:val="003E34E2"/>
    <w:rsid w:val="003E3AD7"/>
    <w:rsid w:val="003E44AF"/>
    <w:rsid w:val="003E44B3"/>
    <w:rsid w:val="003E451B"/>
    <w:rsid w:val="003E60F1"/>
    <w:rsid w:val="003E6430"/>
    <w:rsid w:val="003E7102"/>
    <w:rsid w:val="003E7372"/>
    <w:rsid w:val="003F054F"/>
    <w:rsid w:val="003F13F4"/>
    <w:rsid w:val="003F2DBE"/>
    <w:rsid w:val="003F3771"/>
    <w:rsid w:val="003F49E6"/>
    <w:rsid w:val="003F4FA0"/>
    <w:rsid w:val="003F5955"/>
    <w:rsid w:val="003F7CA6"/>
    <w:rsid w:val="004003E4"/>
    <w:rsid w:val="00401137"/>
    <w:rsid w:val="004015A7"/>
    <w:rsid w:val="00401960"/>
    <w:rsid w:val="0040216A"/>
    <w:rsid w:val="004023A6"/>
    <w:rsid w:val="00402A5E"/>
    <w:rsid w:val="00403497"/>
    <w:rsid w:val="0040370B"/>
    <w:rsid w:val="004047AD"/>
    <w:rsid w:val="00404D0E"/>
    <w:rsid w:val="00405A3B"/>
    <w:rsid w:val="00405B7F"/>
    <w:rsid w:val="00406477"/>
    <w:rsid w:val="00407701"/>
    <w:rsid w:val="00412095"/>
    <w:rsid w:val="00412DAA"/>
    <w:rsid w:val="00415FDC"/>
    <w:rsid w:val="0041755D"/>
    <w:rsid w:val="00420804"/>
    <w:rsid w:val="00420F1C"/>
    <w:rsid w:val="0042267E"/>
    <w:rsid w:val="00422B6C"/>
    <w:rsid w:val="00423631"/>
    <w:rsid w:val="0042382D"/>
    <w:rsid w:val="0042561A"/>
    <w:rsid w:val="00426E46"/>
    <w:rsid w:val="00427795"/>
    <w:rsid w:val="004311D8"/>
    <w:rsid w:val="00433492"/>
    <w:rsid w:val="00433F5E"/>
    <w:rsid w:val="0043544F"/>
    <w:rsid w:val="00440834"/>
    <w:rsid w:val="00440E2F"/>
    <w:rsid w:val="00443740"/>
    <w:rsid w:val="00444648"/>
    <w:rsid w:val="00444746"/>
    <w:rsid w:val="004453B4"/>
    <w:rsid w:val="004465FB"/>
    <w:rsid w:val="00446999"/>
    <w:rsid w:val="00450851"/>
    <w:rsid w:val="004527C8"/>
    <w:rsid w:val="00452DE1"/>
    <w:rsid w:val="00454080"/>
    <w:rsid w:val="0045440A"/>
    <w:rsid w:val="00454468"/>
    <w:rsid w:val="00456087"/>
    <w:rsid w:val="004564CD"/>
    <w:rsid w:val="00457406"/>
    <w:rsid w:val="00457E95"/>
    <w:rsid w:val="004600CE"/>
    <w:rsid w:val="004602AC"/>
    <w:rsid w:val="00460DE4"/>
    <w:rsid w:val="00461593"/>
    <w:rsid w:val="00464AB9"/>
    <w:rsid w:val="00464CE8"/>
    <w:rsid w:val="0046516C"/>
    <w:rsid w:val="00466AAA"/>
    <w:rsid w:val="00467C5B"/>
    <w:rsid w:val="00470256"/>
    <w:rsid w:val="0047031A"/>
    <w:rsid w:val="0047150D"/>
    <w:rsid w:val="0047195C"/>
    <w:rsid w:val="00471BF6"/>
    <w:rsid w:val="0047238A"/>
    <w:rsid w:val="00472F19"/>
    <w:rsid w:val="00474EBA"/>
    <w:rsid w:val="00475231"/>
    <w:rsid w:val="004768CE"/>
    <w:rsid w:val="00476B0B"/>
    <w:rsid w:val="00477BA1"/>
    <w:rsid w:val="00477F88"/>
    <w:rsid w:val="00480C67"/>
    <w:rsid w:val="00481154"/>
    <w:rsid w:val="0048664F"/>
    <w:rsid w:val="00486EC6"/>
    <w:rsid w:val="00490ADC"/>
    <w:rsid w:val="00491403"/>
    <w:rsid w:val="00494C3F"/>
    <w:rsid w:val="00495BEE"/>
    <w:rsid w:val="0049618A"/>
    <w:rsid w:val="00496849"/>
    <w:rsid w:val="00496E66"/>
    <w:rsid w:val="0049742E"/>
    <w:rsid w:val="004978CC"/>
    <w:rsid w:val="004A1C6D"/>
    <w:rsid w:val="004A6041"/>
    <w:rsid w:val="004A60B6"/>
    <w:rsid w:val="004A61AB"/>
    <w:rsid w:val="004B0C1D"/>
    <w:rsid w:val="004B32AC"/>
    <w:rsid w:val="004B3DA5"/>
    <w:rsid w:val="004B400B"/>
    <w:rsid w:val="004B4471"/>
    <w:rsid w:val="004B4F95"/>
    <w:rsid w:val="004B5142"/>
    <w:rsid w:val="004B5181"/>
    <w:rsid w:val="004B5930"/>
    <w:rsid w:val="004B5990"/>
    <w:rsid w:val="004C029B"/>
    <w:rsid w:val="004C1789"/>
    <w:rsid w:val="004C4920"/>
    <w:rsid w:val="004C54EF"/>
    <w:rsid w:val="004C5582"/>
    <w:rsid w:val="004C5713"/>
    <w:rsid w:val="004C59F2"/>
    <w:rsid w:val="004C72B8"/>
    <w:rsid w:val="004D09D1"/>
    <w:rsid w:val="004D0FD4"/>
    <w:rsid w:val="004D17A3"/>
    <w:rsid w:val="004D3A3C"/>
    <w:rsid w:val="004D466B"/>
    <w:rsid w:val="004D5D17"/>
    <w:rsid w:val="004D5D31"/>
    <w:rsid w:val="004D6023"/>
    <w:rsid w:val="004D66C1"/>
    <w:rsid w:val="004D6B0D"/>
    <w:rsid w:val="004D6E0A"/>
    <w:rsid w:val="004D76C8"/>
    <w:rsid w:val="004D7B59"/>
    <w:rsid w:val="004E01A6"/>
    <w:rsid w:val="004E09DA"/>
    <w:rsid w:val="004E2A94"/>
    <w:rsid w:val="004E4E76"/>
    <w:rsid w:val="004E5344"/>
    <w:rsid w:val="004E6372"/>
    <w:rsid w:val="004E7376"/>
    <w:rsid w:val="004F023D"/>
    <w:rsid w:val="004F038D"/>
    <w:rsid w:val="004F19C5"/>
    <w:rsid w:val="004F326D"/>
    <w:rsid w:val="004F419B"/>
    <w:rsid w:val="004F5D44"/>
    <w:rsid w:val="004F6053"/>
    <w:rsid w:val="004F6D63"/>
    <w:rsid w:val="004F6D8A"/>
    <w:rsid w:val="004F7089"/>
    <w:rsid w:val="00500961"/>
    <w:rsid w:val="00500B9B"/>
    <w:rsid w:val="005010A5"/>
    <w:rsid w:val="005022B8"/>
    <w:rsid w:val="0050261F"/>
    <w:rsid w:val="00502B22"/>
    <w:rsid w:val="00502CCE"/>
    <w:rsid w:val="00503FAE"/>
    <w:rsid w:val="00504CBC"/>
    <w:rsid w:val="00504DAD"/>
    <w:rsid w:val="00505011"/>
    <w:rsid w:val="005055AD"/>
    <w:rsid w:val="005058EF"/>
    <w:rsid w:val="00506015"/>
    <w:rsid w:val="00506EC8"/>
    <w:rsid w:val="005070FD"/>
    <w:rsid w:val="00510059"/>
    <w:rsid w:val="00510461"/>
    <w:rsid w:val="0051059E"/>
    <w:rsid w:val="0051146F"/>
    <w:rsid w:val="0051152C"/>
    <w:rsid w:val="005123A8"/>
    <w:rsid w:val="00512D3D"/>
    <w:rsid w:val="0051456F"/>
    <w:rsid w:val="00515258"/>
    <w:rsid w:val="00516533"/>
    <w:rsid w:val="005165AC"/>
    <w:rsid w:val="005172BC"/>
    <w:rsid w:val="005172F1"/>
    <w:rsid w:val="005204E8"/>
    <w:rsid w:val="00521269"/>
    <w:rsid w:val="00521515"/>
    <w:rsid w:val="00523B8F"/>
    <w:rsid w:val="00523F3B"/>
    <w:rsid w:val="005242D7"/>
    <w:rsid w:val="00525AFA"/>
    <w:rsid w:val="00526E7C"/>
    <w:rsid w:val="00527484"/>
    <w:rsid w:val="00530047"/>
    <w:rsid w:val="00531D0C"/>
    <w:rsid w:val="005324E3"/>
    <w:rsid w:val="005333C1"/>
    <w:rsid w:val="00534FE5"/>
    <w:rsid w:val="005355A1"/>
    <w:rsid w:val="00535C72"/>
    <w:rsid w:val="00536513"/>
    <w:rsid w:val="00536764"/>
    <w:rsid w:val="0053751A"/>
    <w:rsid w:val="00537831"/>
    <w:rsid w:val="00537840"/>
    <w:rsid w:val="00543BA0"/>
    <w:rsid w:val="005453E8"/>
    <w:rsid w:val="005455E3"/>
    <w:rsid w:val="00545975"/>
    <w:rsid w:val="00545F10"/>
    <w:rsid w:val="00546F79"/>
    <w:rsid w:val="005502DB"/>
    <w:rsid w:val="00552604"/>
    <w:rsid w:val="0055345E"/>
    <w:rsid w:val="005553B9"/>
    <w:rsid w:val="00555DB5"/>
    <w:rsid w:val="00556076"/>
    <w:rsid w:val="00557C91"/>
    <w:rsid w:val="00557E79"/>
    <w:rsid w:val="005602DD"/>
    <w:rsid w:val="00560400"/>
    <w:rsid w:val="005608E4"/>
    <w:rsid w:val="00560FE4"/>
    <w:rsid w:val="00561943"/>
    <w:rsid w:val="0056312B"/>
    <w:rsid w:val="005649D0"/>
    <w:rsid w:val="005651D9"/>
    <w:rsid w:val="00566551"/>
    <w:rsid w:val="00567A5E"/>
    <w:rsid w:val="00570172"/>
    <w:rsid w:val="00570326"/>
    <w:rsid w:val="00570F8E"/>
    <w:rsid w:val="00571DEF"/>
    <w:rsid w:val="00572347"/>
    <w:rsid w:val="00572A2C"/>
    <w:rsid w:val="00573268"/>
    <w:rsid w:val="005755FF"/>
    <w:rsid w:val="005757E8"/>
    <w:rsid w:val="0057609C"/>
    <w:rsid w:val="00577537"/>
    <w:rsid w:val="00580E0E"/>
    <w:rsid w:val="0058286B"/>
    <w:rsid w:val="005851F5"/>
    <w:rsid w:val="00585B73"/>
    <w:rsid w:val="00585C96"/>
    <w:rsid w:val="00586220"/>
    <w:rsid w:val="00586BCA"/>
    <w:rsid w:val="00587286"/>
    <w:rsid w:val="00587318"/>
    <w:rsid w:val="0059001B"/>
    <w:rsid w:val="00590D1D"/>
    <w:rsid w:val="00591491"/>
    <w:rsid w:val="00591A7D"/>
    <w:rsid w:val="00592417"/>
    <w:rsid w:val="0059286E"/>
    <w:rsid w:val="00596198"/>
    <w:rsid w:val="00596ACA"/>
    <w:rsid w:val="00596D39"/>
    <w:rsid w:val="00596E04"/>
    <w:rsid w:val="00596E08"/>
    <w:rsid w:val="00597D96"/>
    <w:rsid w:val="005A0230"/>
    <w:rsid w:val="005A141E"/>
    <w:rsid w:val="005A1A00"/>
    <w:rsid w:val="005A3060"/>
    <w:rsid w:val="005A3A10"/>
    <w:rsid w:val="005A404D"/>
    <w:rsid w:val="005A43BF"/>
    <w:rsid w:val="005A496F"/>
    <w:rsid w:val="005A5BFE"/>
    <w:rsid w:val="005A5C07"/>
    <w:rsid w:val="005A5CC1"/>
    <w:rsid w:val="005A6CBA"/>
    <w:rsid w:val="005A7184"/>
    <w:rsid w:val="005B0583"/>
    <w:rsid w:val="005B16BD"/>
    <w:rsid w:val="005B26FD"/>
    <w:rsid w:val="005B2E65"/>
    <w:rsid w:val="005B5E1C"/>
    <w:rsid w:val="005B5E4D"/>
    <w:rsid w:val="005B65AC"/>
    <w:rsid w:val="005B6FF9"/>
    <w:rsid w:val="005B7E04"/>
    <w:rsid w:val="005C1CE5"/>
    <w:rsid w:val="005C1EC9"/>
    <w:rsid w:val="005C2654"/>
    <w:rsid w:val="005C37E6"/>
    <w:rsid w:val="005C5ABD"/>
    <w:rsid w:val="005C5D5B"/>
    <w:rsid w:val="005C6098"/>
    <w:rsid w:val="005D0110"/>
    <w:rsid w:val="005D0C7C"/>
    <w:rsid w:val="005D10ED"/>
    <w:rsid w:val="005D36B8"/>
    <w:rsid w:val="005D5862"/>
    <w:rsid w:val="005D5E21"/>
    <w:rsid w:val="005D7137"/>
    <w:rsid w:val="005E097B"/>
    <w:rsid w:val="005E2B54"/>
    <w:rsid w:val="005E463C"/>
    <w:rsid w:val="005E4CB6"/>
    <w:rsid w:val="005E6DE1"/>
    <w:rsid w:val="005E7023"/>
    <w:rsid w:val="005E719D"/>
    <w:rsid w:val="005E7F17"/>
    <w:rsid w:val="005F022B"/>
    <w:rsid w:val="005F10F7"/>
    <w:rsid w:val="005F1425"/>
    <w:rsid w:val="005F2A7E"/>
    <w:rsid w:val="005F45B3"/>
    <w:rsid w:val="005F510C"/>
    <w:rsid w:val="005F6C6A"/>
    <w:rsid w:val="005F7A44"/>
    <w:rsid w:val="0060073E"/>
    <w:rsid w:val="00600801"/>
    <w:rsid w:val="00600F56"/>
    <w:rsid w:val="0060171D"/>
    <w:rsid w:val="006018FE"/>
    <w:rsid w:val="00602489"/>
    <w:rsid w:val="00603BD6"/>
    <w:rsid w:val="00604AE5"/>
    <w:rsid w:val="00604E27"/>
    <w:rsid w:val="00605DA1"/>
    <w:rsid w:val="006060E7"/>
    <w:rsid w:val="00606A2D"/>
    <w:rsid w:val="0060755B"/>
    <w:rsid w:val="00610966"/>
    <w:rsid w:val="0061105E"/>
    <w:rsid w:val="006116C5"/>
    <w:rsid w:val="00612C69"/>
    <w:rsid w:val="00613489"/>
    <w:rsid w:val="00616207"/>
    <w:rsid w:val="006169ED"/>
    <w:rsid w:val="0062056F"/>
    <w:rsid w:val="00620F84"/>
    <w:rsid w:val="00621217"/>
    <w:rsid w:val="00621463"/>
    <w:rsid w:val="00621D4C"/>
    <w:rsid w:val="00623409"/>
    <w:rsid w:val="006236C0"/>
    <w:rsid w:val="00623981"/>
    <w:rsid w:val="00623C52"/>
    <w:rsid w:val="00623FEF"/>
    <w:rsid w:val="006245A9"/>
    <w:rsid w:val="0062480D"/>
    <w:rsid w:val="006253CB"/>
    <w:rsid w:val="006268D5"/>
    <w:rsid w:val="006314AC"/>
    <w:rsid w:val="00631BDF"/>
    <w:rsid w:val="00631EFD"/>
    <w:rsid w:val="00632381"/>
    <w:rsid w:val="0063281C"/>
    <w:rsid w:val="006347AF"/>
    <w:rsid w:val="00635EC2"/>
    <w:rsid w:val="00636A9F"/>
    <w:rsid w:val="00636CEC"/>
    <w:rsid w:val="006377B6"/>
    <w:rsid w:val="00641309"/>
    <w:rsid w:val="00641416"/>
    <w:rsid w:val="00641BDE"/>
    <w:rsid w:val="00641D9B"/>
    <w:rsid w:val="00642916"/>
    <w:rsid w:val="00643487"/>
    <w:rsid w:val="00644B63"/>
    <w:rsid w:val="00645BEC"/>
    <w:rsid w:val="00647CB0"/>
    <w:rsid w:val="006501B4"/>
    <w:rsid w:val="00651304"/>
    <w:rsid w:val="00651E2C"/>
    <w:rsid w:val="0065201C"/>
    <w:rsid w:val="00652FB2"/>
    <w:rsid w:val="00653329"/>
    <w:rsid w:val="00653892"/>
    <w:rsid w:val="00653A7D"/>
    <w:rsid w:val="00654AB4"/>
    <w:rsid w:val="00655541"/>
    <w:rsid w:val="00655CCB"/>
    <w:rsid w:val="0065647A"/>
    <w:rsid w:val="006566D6"/>
    <w:rsid w:val="00656E68"/>
    <w:rsid w:val="00660F8B"/>
    <w:rsid w:val="00663A4E"/>
    <w:rsid w:val="00663E57"/>
    <w:rsid w:val="00664AAB"/>
    <w:rsid w:val="00665CEF"/>
    <w:rsid w:val="00666E19"/>
    <w:rsid w:val="00671A92"/>
    <w:rsid w:val="0067372E"/>
    <w:rsid w:val="00674573"/>
    <w:rsid w:val="0067639F"/>
    <w:rsid w:val="0067669A"/>
    <w:rsid w:val="006773D3"/>
    <w:rsid w:val="00680FB7"/>
    <w:rsid w:val="006824EB"/>
    <w:rsid w:val="00682B7F"/>
    <w:rsid w:val="00682E3C"/>
    <w:rsid w:val="00682E99"/>
    <w:rsid w:val="00683D15"/>
    <w:rsid w:val="00683D8B"/>
    <w:rsid w:val="006842B6"/>
    <w:rsid w:val="00684A3C"/>
    <w:rsid w:val="00690CCA"/>
    <w:rsid w:val="006910C8"/>
    <w:rsid w:val="00692E29"/>
    <w:rsid w:val="00695698"/>
    <w:rsid w:val="00697BCD"/>
    <w:rsid w:val="006A2520"/>
    <w:rsid w:val="006A26B7"/>
    <w:rsid w:val="006A29D5"/>
    <w:rsid w:val="006A2EFD"/>
    <w:rsid w:val="006A2F21"/>
    <w:rsid w:val="006A306B"/>
    <w:rsid w:val="006A462D"/>
    <w:rsid w:val="006A4BCE"/>
    <w:rsid w:val="006A63DA"/>
    <w:rsid w:val="006A676E"/>
    <w:rsid w:val="006A6C54"/>
    <w:rsid w:val="006A7AA1"/>
    <w:rsid w:val="006B01AF"/>
    <w:rsid w:val="006B02ED"/>
    <w:rsid w:val="006B0B38"/>
    <w:rsid w:val="006B1604"/>
    <w:rsid w:val="006B2FFF"/>
    <w:rsid w:val="006B349B"/>
    <w:rsid w:val="006B4939"/>
    <w:rsid w:val="006B6148"/>
    <w:rsid w:val="006B654E"/>
    <w:rsid w:val="006B6B7B"/>
    <w:rsid w:val="006B6C98"/>
    <w:rsid w:val="006B79A8"/>
    <w:rsid w:val="006C0EC6"/>
    <w:rsid w:val="006C1ED9"/>
    <w:rsid w:val="006C3239"/>
    <w:rsid w:val="006C3468"/>
    <w:rsid w:val="006C3544"/>
    <w:rsid w:val="006C393E"/>
    <w:rsid w:val="006C4780"/>
    <w:rsid w:val="006C5329"/>
    <w:rsid w:val="006C54B4"/>
    <w:rsid w:val="006C6420"/>
    <w:rsid w:val="006C6C5C"/>
    <w:rsid w:val="006C7C7E"/>
    <w:rsid w:val="006D0B56"/>
    <w:rsid w:val="006D0CC9"/>
    <w:rsid w:val="006D20B5"/>
    <w:rsid w:val="006D257A"/>
    <w:rsid w:val="006D324F"/>
    <w:rsid w:val="006D32E9"/>
    <w:rsid w:val="006D3D7E"/>
    <w:rsid w:val="006D4741"/>
    <w:rsid w:val="006D49CE"/>
    <w:rsid w:val="006D5524"/>
    <w:rsid w:val="006D5855"/>
    <w:rsid w:val="006D5A9E"/>
    <w:rsid w:val="006D6894"/>
    <w:rsid w:val="006D6E87"/>
    <w:rsid w:val="006E08EA"/>
    <w:rsid w:val="006E1623"/>
    <w:rsid w:val="006E1FBA"/>
    <w:rsid w:val="006E5211"/>
    <w:rsid w:val="006E5221"/>
    <w:rsid w:val="006F02BC"/>
    <w:rsid w:val="006F0C7A"/>
    <w:rsid w:val="006F1B1E"/>
    <w:rsid w:val="006F3F20"/>
    <w:rsid w:val="006F4FC3"/>
    <w:rsid w:val="006F52AA"/>
    <w:rsid w:val="006F5B55"/>
    <w:rsid w:val="006F5B83"/>
    <w:rsid w:val="006F635A"/>
    <w:rsid w:val="006F63E9"/>
    <w:rsid w:val="00701D39"/>
    <w:rsid w:val="00701D6B"/>
    <w:rsid w:val="00702E87"/>
    <w:rsid w:val="0070436E"/>
    <w:rsid w:val="0070457E"/>
    <w:rsid w:val="00704BCD"/>
    <w:rsid w:val="00704F6B"/>
    <w:rsid w:val="00705F1E"/>
    <w:rsid w:val="00705F61"/>
    <w:rsid w:val="007061DD"/>
    <w:rsid w:val="00707C5E"/>
    <w:rsid w:val="00707C75"/>
    <w:rsid w:val="00710731"/>
    <w:rsid w:val="007109AD"/>
    <w:rsid w:val="00710B67"/>
    <w:rsid w:val="00710B9C"/>
    <w:rsid w:val="007118A7"/>
    <w:rsid w:val="007123D6"/>
    <w:rsid w:val="00712C74"/>
    <w:rsid w:val="00713AAD"/>
    <w:rsid w:val="0071467C"/>
    <w:rsid w:val="00722081"/>
    <w:rsid w:val="0072293F"/>
    <w:rsid w:val="007229FD"/>
    <w:rsid w:val="00723DF6"/>
    <w:rsid w:val="007244A2"/>
    <w:rsid w:val="00724AEC"/>
    <w:rsid w:val="007260A9"/>
    <w:rsid w:val="007271FC"/>
    <w:rsid w:val="0072741F"/>
    <w:rsid w:val="0073107E"/>
    <w:rsid w:val="0073123E"/>
    <w:rsid w:val="007323AA"/>
    <w:rsid w:val="0073306A"/>
    <w:rsid w:val="00735252"/>
    <w:rsid w:val="00735545"/>
    <w:rsid w:val="007355CE"/>
    <w:rsid w:val="00735B82"/>
    <w:rsid w:val="00736548"/>
    <w:rsid w:val="00736CDD"/>
    <w:rsid w:val="00736CF3"/>
    <w:rsid w:val="00740734"/>
    <w:rsid w:val="00741CCE"/>
    <w:rsid w:val="00742821"/>
    <w:rsid w:val="007446C9"/>
    <w:rsid w:val="00744963"/>
    <w:rsid w:val="00746261"/>
    <w:rsid w:val="007468D9"/>
    <w:rsid w:val="00754FDB"/>
    <w:rsid w:val="00755741"/>
    <w:rsid w:val="007607B7"/>
    <w:rsid w:val="00761532"/>
    <w:rsid w:val="00761CBE"/>
    <w:rsid w:val="00762C1F"/>
    <w:rsid w:val="00763063"/>
    <w:rsid w:val="00763BCD"/>
    <w:rsid w:val="00764026"/>
    <w:rsid w:val="00764053"/>
    <w:rsid w:val="0076591E"/>
    <w:rsid w:val="0076597A"/>
    <w:rsid w:val="00766882"/>
    <w:rsid w:val="00767695"/>
    <w:rsid w:val="00767A52"/>
    <w:rsid w:val="00770C53"/>
    <w:rsid w:val="00771D5C"/>
    <w:rsid w:val="00771DAB"/>
    <w:rsid w:val="00772A61"/>
    <w:rsid w:val="00772F70"/>
    <w:rsid w:val="007731D0"/>
    <w:rsid w:val="0077325E"/>
    <w:rsid w:val="00773D5F"/>
    <w:rsid w:val="00773DAC"/>
    <w:rsid w:val="00773DCE"/>
    <w:rsid w:val="007746D6"/>
    <w:rsid w:val="007755ED"/>
    <w:rsid w:val="007757C4"/>
    <w:rsid w:val="007757C7"/>
    <w:rsid w:val="00775A98"/>
    <w:rsid w:val="007814C4"/>
    <w:rsid w:val="00782750"/>
    <w:rsid w:val="0078352F"/>
    <w:rsid w:val="00783577"/>
    <w:rsid w:val="00783C40"/>
    <w:rsid w:val="007858D4"/>
    <w:rsid w:val="00786BE6"/>
    <w:rsid w:val="00786CC1"/>
    <w:rsid w:val="00786F17"/>
    <w:rsid w:val="00787972"/>
    <w:rsid w:val="00792AF0"/>
    <w:rsid w:val="007937AE"/>
    <w:rsid w:val="00795D11"/>
    <w:rsid w:val="00796102"/>
    <w:rsid w:val="0079612E"/>
    <w:rsid w:val="00796309"/>
    <w:rsid w:val="00796524"/>
    <w:rsid w:val="0079673B"/>
    <w:rsid w:val="007978B5"/>
    <w:rsid w:val="00797962"/>
    <w:rsid w:val="007A1F14"/>
    <w:rsid w:val="007A25C0"/>
    <w:rsid w:val="007A376D"/>
    <w:rsid w:val="007A404E"/>
    <w:rsid w:val="007A648B"/>
    <w:rsid w:val="007A6A70"/>
    <w:rsid w:val="007A6DBE"/>
    <w:rsid w:val="007B2CC7"/>
    <w:rsid w:val="007B31B4"/>
    <w:rsid w:val="007B338E"/>
    <w:rsid w:val="007B63E0"/>
    <w:rsid w:val="007B6E59"/>
    <w:rsid w:val="007B6F82"/>
    <w:rsid w:val="007C2004"/>
    <w:rsid w:val="007C364F"/>
    <w:rsid w:val="007C3FE7"/>
    <w:rsid w:val="007C54FA"/>
    <w:rsid w:val="007C663E"/>
    <w:rsid w:val="007C75A1"/>
    <w:rsid w:val="007D00B7"/>
    <w:rsid w:val="007D05B1"/>
    <w:rsid w:val="007D0E27"/>
    <w:rsid w:val="007D15A3"/>
    <w:rsid w:val="007D181A"/>
    <w:rsid w:val="007D1AB8"/>
    <w:rsid w:val="007D1F43"/>
    <w:rsid w:val="007D2277"/>
    <w:rsid w:val="007D4CE0"/>
    <w:rsid w:val="007D4E92"/>
    <w:rsid w:val="007D5850"/>
    <w:rsid w:val="007D65E6"/>
    <w:rsid w:val="007D6B38"/>
    <w:rsid w:val="007E282E"/>
    <w:rsid w:val="007E2A27"/>
    <w:rsid w:val="007E3377"/>
    <w:rsid w:val="007E3BDC"/>
    <w:rsid w:val="007E4934"/>
    <w:rsid w:val="007E4CC0"/>
    <w:rsid w:val="007E5785"/>
    <w:rsid w:val="007E580C"/>
    <w:rsid w:val="007E5853"/>
    <w:rsid w:val="007E5F77"/>
    <w:rsid w:val="007F0C8B"/>
    <w:rsid w:val="007F5F3C"/>
    <w:rsid w:val="007F66AD"/>
    <w:rsid w:val="007F6BBA"/>
    <w:rsid w:val="007F7A60"/>
    <w:rsid w:val="00800431"/>
    <w:rsid w:val="00801993"/>
    <w:rsid w:val="008039BA"/>
    <w:rsid w:val="00804B95"/>
    <w:rsid w:val="00805762"/>
    <w:rsid w:val="00805982"/>
    <w:rsid w:val="00806E54"/>
    <w:rsid w:val="00807B35"/>
    <w:rsid w:val="0081084A"/>
    <w:rsid w:val="00811706"/>
    <w:rsid w:val="0081405D"/>
    <w:rsid w:val="00817BE7"/>
    <w:rsid w:val="00821591"/>
    <w:rsid w:val="0082319F"/>
    <w:rsid w:val="00823ABF"/>
    <w:rsid w:val="00823C1D"/>
    <w:rsid w:val="008243B2"/>
    <w:rsid w:val="008256BE"/>
    <w:rsid w:val="00826BB6"/>
    <w:rsid w:val="0082798D"/>
    <w:rsid w:val="00827EC2"/>
    <w:rsid w:val="00827ED4"/>
    <w:rsid w:val="00830759"/>
    <w:rsid w:val="008313AB"/>
    <w:rsid w:val="008317ED"/>
    <w:rsid w:val="00831814"/>
    <w:rsid w:val="0083217A"/>
    <w:rsid w:val="008323E8"/>
    <w:rsid w:val="00832C51"/>
    <w:rsid w:val="008336A2"/>
    <w:rsid w:val="00834C40"/>
    <w:rsid w:val="008360D0"/>
    <w:rsid w:val="00837CB3"/>
    <w:rsid w:val="00841FC7"/>
    <w:rsid w:val="00842EA1"/>
    <w:rsid w:val="0084337C"/>
    <w:rsid w:val="008435B2"/>
    <w:rsid w:val="0084512A"/>
    <w:rsid w:val="008464E0"/>
    <w:rsid w:val="00847382"/>
    <w:rsid w:val="00847FD4"/>
    <w:rsid w:val="00850077"/>
    <w:rsid w:val="0085158E"/>
    <w:rsid w:val="00851AA5"/>
    <w:rsid w:val="00851C35"/>
    <w:rsid w:val="00852FAB"/>
    <w:rsid w:val="008539E6"/>
    <w:rsid w:val="00854514"/>
    <w:rsid w:val="00855FCC"/>
    <w:rsid w:val="00856395"/>
    <w:rsid w:val="0085670F"/>
    <w:rsid w:val="008572B5"/>
    <w:rsid w:val="0086063C"/>
    <w:rsid w:val="008611AB"/>
    <w:rsid w:val="008612CE"/>
    <w:rsid w:val="00861508"/>
    <w:rsid w:val="0086182F"/>
    <w:rsid w:val="008619A0"/>
    <w:rsid w:val="00863288"/>
    <w:rsid w:val="00863656"/>
    <w:rsid w:val="0086787A"/>
    <w:rsid w:val="0087003A"/>
    <w:rsid w:val="00870858"/>
    <w:rsid w:val="008722F9"/>
    <w:rsid w:val="00872B3E"/>
    <w:rsid w:val="008730D9"/>
    <w:rsid w:val="00873CEC"/>
    <w:rsid w:val="0087450A"/>
    <w:rsid w:val="00875AA0"/>
    <w:rsid w:val="00875BC2"/>
    <w:rsid w:val="00877792"/>
    <w:rsid w:val="00880155"/>
    <w:rsid w:val="00880F6F"/>
    <w:rsid w:val="00882B18"/>
    <w:rsid w:val="008844C8"/>
    <w:rsid w:val="00885EBF"/>
    <w:rsid w:val="00886004"/>
    <w:rsid w:val="00887D7E"/>
    <w:rsid w:val="00887F3A"/>
    <w:rsid w:val="0089053D"/>
    <w:rsid w:val="008918B9"/>
    <w:rsid w:val="00892893"/>
    <w:rsid w:val="00892C77"/>
    <w:rsid w:val="00893FBC"/>
    <w:rsid w:val="00894C56"/>
    <w:rsid w:val="0089661B"/>
    <w:rsid w:val="008A0260"/>
    <w:rsid w:val="008A0993"/>
    <w:rsid w:val="008A1C11"/>
    <w:rsid w:val="008A2C83"/>
    <w:rsid w:val="008A370E"/>
    <w:rsid w:val="008A40AC"/>
    <w:rsid w:val="008A48AE"/>
    <w:rsid w:val="008A55A8"/>
    <w:rsid w:val="008A69A9"/>
    <w:rsid w:val="008A7F25"/>
    <w:rsid w:val="008B01BD"/>
    <w:rsid w:val="008B095F"/>
    <w:rsid w:val="008B3324"/>
    <w:rsid w:val="008B3A5D"/>
    <w:rsid w:val="008B3B4F"/>
    <w:rsid w:val="008B49AB"/>
    <w:rsid w:val="008B5787"/>
    <w:rsid w:val="008B640C"/>
    <w:rsid w:val="008B7B66"/>
    <w:rsid w:val="008C1855"/>
    <w:rsid w:val="008C1B77"/>
    <w:rsid w:val="008C23C7"/>
    <w:rsid w:val="008C2964"/>
    <w:rsid w:val="008C2DB0"/>
    <w:rsid w:val="008C35B7"/>
    <w:rsid w:val="008C53D1"/>
    <w:rsid w:val="008C5727"/>
    <w:rsid w:val="008C6506"/>
    <w:rsid w:val="008C794D"/>
    <w:rsid w:val="008D0CD7"/>
    <w:rsid w:val="008D4D8A"/>
    <w:rsid w:val="008D6705"/>
    <w:rsid w:val="008D789F"/>
    <w:rsid w:val="008D7BE8"/>
    <w:rsid w:val="008D7C03"/>
    <w:rsid w:val="008E0A11"/>
    <w:rsid w:val="008E0B51"/>
    <w:rsid w:val="008E0DE7"/>
    <w:rsid w:val="008E1D32"/>
    <w:rsid w:val="008E1D59"/>
    <w:rsid w:val="008E23C4"/>
    <w:rsid w:val="008E46C6"/>
    <w:rsid w:val="008E4742"/>
    <w:rsid w:val="008E6AB1"/>
    <w:rsid w:val="008E6D46"/>
    <w:rsid w:val="008E7047"/>
    <w:rsid w:val="008F1075"/>
    <w:rsid w:val="008F1780"/>
    <w:rsid w:val="008F3656"/>
    <w:rsid w:val="008F5843"/>
    <w:rsid w:val="008F5BD1"/>
    <w:rsid w:val="008F63ED"/>
    <w:rsid w:val="008F767E"/>
    <w:rsid w:val="008F7C00"/>
    <w:rsid w:val="009006A4"/>
    <w:rsid w:val="009007B6"/>
    <w:rsid w:val="00901A19"/>
    <w:rsid w:val="0090215A"/>
    <w:rsid w:val="00902B83"/>
    <w:rsid w:val="00904085"/>
    <w:rsid w:val="0090482C"/>
    <w:rsid w:val="00905079"/>
    <w:rsid w:val="00905627"/>
    <w:rsid w:val="009056EF"/>
    <w:rsid w:val="0090630C"/>
    <w:rsid w:val="00907069"/>
    <w:rsid w:val="0090736A"/>
    <w:rsid w:val="00907C4D"/>
    <w:rsid w:val="009112C3"/>
    <w:rsid w:val="009121FA"/>
    <w:rsid w:val="009136DB"/>
    <w:rsid w:val="0091735F"/>
    <w:rsid w:val="00920DE2"/>
    <w:rsid w:val="0092124C"/>
    <w:rsid w:val="009219D2"/>
    <w:rsid w:val="0092371A"/>
    <w:rsid w:val="0092411D"/>
    <w:rsid w:val="00924993"/>
    <w:rsid w:val="00925972"/>
    <w:rsid w:val="00925E8B"/>
    <w:rsid w:val="0092617E"/>
    <w:rsid w:val="00926CBF"/>
    <w:rsid w:val="00927CF9"/>
    <w:rsid w:val="00931D03"/>
    <w:rsid w:val="00932478"/>
    <w:rsid w:val="00933A5B"/>
    <w:rsid w:val="0093439B"/>
    <w:rsid w:val="009346F6"/>
    <w:rsid w:val="00935CBA"/>
    <w:rsid w:val="00936346"/>
    <w:rsid w:val="009400AE"/>
    <w:rsid w:val="0094200D"/>
    <w:rsid w:val="0094280B"/>
    <w:rsid w:val="00944837"/>
    <w:rsid w:val="009452E3"/>
    <w:rsid w:val="009453A8"/>
    <w:rsid w:val="00946081"/>
    <w:rsid w:val="00946FAC"/>
    <w:rsid w:val="009515E9"/>
    <w:rsid w:val="00951E04"/>
    <w:rsid w:val="00953252"/>
    <w:rsid w:val="00955399"/>
    <w:rsid w:val="00956EB0"/>
    <w:rsid w:val="00957084"/>
    <w:rsid w:val="009600C2"/>
    <w:rsid w:val="00960F84"/>
    <w:rsid w:val="009624CE"/>
    <w:rsid w:val="0096260B"/>
    <w:rsid w:val="0096342F"/>
    <w:rsid w:val="00964849"/>
    <w:rsid w:val="009648F6"/>
    <w:rsid w:val="00965168"/>
    <w:rsid w:val="00965AB8"/>
    <w:rsid w:val="009661A0"/>
    <w:rsid w:val="009662FF"/>
    <w:rsid w:val="00966493"/>
    <w:rsid w:val="00966F1B"/>
    <w:rsid w:val="009675E1"/>
    <w:rsid w:val="00967BCB"/>
    <w:rsid w:val="00971330"/>
    <w:rsid w:val="00972AAA"/>
    <w:rsid w:val="009746B5"/>
    <w:rsid w:val="0097560F"/>
    <w:rsid w:val="009759E4"/>
    <w:rsid w:val="009765A5"/>
    <w:rsid w:val="00976C25"/>
    <w:rsid w:val="00976C27"/>
    <w:rsid w:val="00976C48"/>
    <w:rsid w:val="00977E6D"/>
    <w:rsid w:val="009816DA"/>
    <w:rsid w:val="00981FA5"/>
    <w:rsid w:val="0098242E"/>
    <w:rsid w:val="00982E16"/>
    <w:rsid w:val="00983C01"/>
    <w:rsid w:val="0098465D"/>
    <w:rsid w:val="00985CF0"/>
    <w:rsid w:val="00986855"/>
    <w:rsid w:val="009868B2"/>
    <w:rsid w:val="00986AFB"/>
    <w:rsid w:val="00990607"/>
    <w:rsid w:val="00990B8B"/>
    <w:rsid w:val="009918B8"/>
    <w:rsid w:val="00991951"/>
    <w:rsid w:val="009921A9"/>
    <w:rsid w:val="0099285C"/>
    <w:rsid w:val="00993AC4"/>
    <w:rsid w:val="009947CE"/>
    <w:rsid w:val="00995B7B"/>
    <w:rsid w:val="00995BE6"/>
    <w:rsid w:val="00995D93"/>
    <w:rsid w:val="0099677A"/>
    <w:rsid w:val="009967D0"/>
    <w:rsid w:val="0099723F"/>
    <w:rsid w:val="009A02C0"/>
    <w:rsid w:val="009A102B"/>
    <w:rsid w:val="009A3049"/>
    <w:rsid w:val="009A3FC0"/>
    <w:rsid w:val="009A4188"/>
    <w:rsid w:val="009A4622"/>
    <w:rsid w:val="009A6605"/>
    <w:rsid w:val="009B0F7A"/>
    <w:rsid w:val="009B2B41"/>
    <w:rsid w:val="009B4222"/>
    <w:rsid w:val="009B437B"/>
    <w:rsid w:val="009B43F9"/>
    <w:rsid w:val="009B5E2C"/>
    <w:rsid w:val="009B60E9"/>
    <w:rsid w:val="009B625E"/>
    <w:rsid w:val="009B739B"/>
    <w:rsid w:val="009C0FC8"/>
    <w:rsid w:val="009C1477"/>
    <w:rsid w:val="009C253D"/>
    <w:rsid w:val="009C32E9"/>
    <w:rsid w:val="009C35B0"/>
    <w:rsid w:val="009C3F81"/>
    <w:rsid w:val="009C5512"/>
    <w:rsid w:val="009C5FD4"/>
    <w:rsid w:val="009C604A"/>
    <w:rsid w:val="009C6284"/>
    <w:rsid w:val="009C66DC"/>
    <w:rsid w:val="009C68E6"/>
    <w:rsid w:val="009C7F23"/>
    <w:rsid w:val="009D01A4"/>
    <w:rsid w:val="009D0C32"/>
    <w:rsid w:val="009D12F9"/>
    <w:rsid w:val="009D2253"/>
    <w:rsid w:val="009D401C"/>
    <w:rsid w:val="009D4095"/>
    <w:rsid w:val="009D54D7"/>
    <w:rsid w:val="009D585C"/>
    <w:rsid w:val="009D613F"/>
    <w:rsid w:val="009D66E0"/>
    <w:rsid w:val="009D708E"/>
    <w:rsid w:val="009D7577"/>
    <w:rsid w:val="009D7E9A"/>
    <w:rsid w:val="009E0020"/>
    <w:rsid w:val="009E0189"/>
    <w:rsid w:val="009E02A0"/>
    <w:rsid w:val="009E03FD"/>
    <w:rsid w:val="009E0EA8"/>
    <w:rsid w:val="009E1AD8"/>
    <w:rsid w:val="009E232A"/>
    <w:rsid w:val="009E3964"/>
    <w:rsid w:val="009E3BDE"/>
    <w:rsid w:val="009E3EFC"/>
    <w:rsid w:val="009E42B9"/>
    <w:rsid w:val="009E501F"/>
    <w:rsid w:val="009E64A6"/>
    <w:rsid w:val="009E6660"/>
    <w:rsid w:val="009E705E"/>
    <w:rsid w:val="009E737F"/>
    <w:rsid w:val="009F0105"/>
    <w:rsid w:val="009F091D"/>
    <w:rsid w:val="009F0BC9"/>
    <w:rsid w:val="009F1070"/>
    <w:rsid w:val="009F22F9"/>
    <w:rsid w:val="009F40F0"/>
    <w:rsid w:val="009F4186"/>
    <w:rsid w:val="009F56A0"/>
    <w:rsid w:val="009F6309"/>
    <w:rsid w:val="009F772E"/>
    <w:rsid w:val="009F7B58"/>
    <w:rsid w:val="00A01BD6"/>
    <w:rsid w:val="00A02E49"/>
    <w:rsid w:val="00A0368E"/>
    <w:rsid w:val="00A04ABF"/>
    <w:rsid w:val="00A04BDA"/>
    <w:rsid w:val="00A04E4B"/>
    <w:rsid w:val="00A051A2"/>
    <w:rsid w:val="00A0545F"/>
    <w:rsid w:val="00A0596B"/>
    <w:rsid w:val="00A062C7"/>
    <w:rsid w:val="00A07310"/>
    <w:rsid w:val="00A07C03"/>
    <w:rsid w:val="00A1250D"/>
    <w:rsid w:val="00A1294B"/>
    <w:rsid w:val="00A13617"/>
    <w:rsid w:val="00A13EF0"/>
    <w:rsid w:val="00A14A64"/>
    <w:rsid w:val="00A14B44"/>
    <w:rsid w:val="00A15226"/>
    <w:rsid w:val="00A1611B"/>
    <w:rsid w:val="00A171B7"/>
    <w:rsid w:val="00A17FC2"/>
    <w:rsid w:val="00A20CCD"/>
    <w:rsid w:val="00A2374C"/>
    <w:rsid w:val="00A24474"/>
    <w:rsid w:val="00A253E5"/>
    <w:rsid w:val="00A25AB0"/>
    <w:rsid w:val="00A262DE"/>
    <w:rsid w:val="00A26AD5"/>
    <w:rsid w:val="00A3024A"/>
    <w:rsid w:val="00A31D0F"/>
    <w:rsid w:val="00A32E8F"/>
    <w:rsid w:val="00A330BE"/>
    <w:rsid w:val="00A33ABB"/>
    <w:rsid w:val="00A343BA"/>
    <w:rsid w:val="00A343FC"/>
    <w:rsid w:val="00A36113"/>
    <w:rsid w:val="00A36125"/>
    <w:rsid w:val="00A414D9"/>
    <w:rsid w:val="00A4197E"/>
    <w:rsid w:val="00A424AB"/>
    <w:rsid w:val="00A42FE5"/>
    <w:rsid w:val="00A44608"/>
    <w:rsid w:val="00A449A2"/>
    <w:rsid w:val="00A44CEE"/>
    <w:rsid w:val="00A4529C"/>
    <w:rsid w:val="00A452C4"/>
    <w:rsid w:val="00A4577D"/>
    <w:rsid w:val="00A4631F"/>
    <w:rsid w:val="00A47D70"/>
    <w:rsid w:val="00A47E4C"/>
    <w:rsid w:val="00A50434"/>
    <w:rsid w:val="00A5107F"/>
    <w:rsid w:val="00A51B33"/>
    <w:rsid w:val="00A531A6"/>
    <w:rsid w:val="00A5349F"/>
    <w:rsid w:val="00A56207"/>
    <w:rsid w:val="00A563CA"/>
    <w:rsid w:val="00A56904"/>
    <w:rsid w:val="00A56CC4"/>
    <w:rsid w:val="00A571FB"/>
    <w:rsid w:val="00A57282"/>
    <w:rsid w:val="00A5778A"/>
    <w:rsid w:val="00A611EE"/>
    <w:rsid w:val="00A62102"/>
    <w:rsid w:val="00A621B4"/>
    <w:rsid w:val="00A63576"/>
    <w:rsid w:val="00A66C20"/>
    <w:rsid w:val="00A66E97"/>
    <w:rsid w:val="00A67DFC"/>
    <w:rsid w:val="00A70B48"/>
    <w:rsid w:val="00A712B6"/>
    <w:rsid w:val="00A713B9"/>
    <w:rsid w:val="00A71952"/>
    <w:rsid w:val="00A71E7B"/>
    <w:rsid w:val="00A73CD9"/>
    <w:rsid w:val="00A768BB"/>
    <w:rsid w:val="00A76B90"/>
    <w:rsid w:val="00A7779E"/>
    <w:rsid w:val="00A77C95"/>
    <w:rsid w:val="00A80BA9"/>
    <w:rsid w:val="00A81F5E"/>
    <w:rsid w:val="00A8235C"/>
    <w:rsid w:val="00A82522"/>
    <w:rsid w:val="00A8267E"/>
    <w:rsid w:val="00A82FB9"/>
    <w:rsid w:val="00A83639"/>
    <w:rsid w:val="00A84883"/>
    <w:rsid w:val="00A85767"/>
    <w:rsid w:val="00A86752"/>
    <w:rsid w:val="00A9129B"/>
    <w:rsid w:val="00A913A3"/>
    <w:rsid w:val="00A91B41"/>
    <w:rsid w:val="00A93C1B"/>
    <w:rsid w:val="00A944EE"/>
    <w:rsid w:val="00A95923"/>
    <w:rsid w:val="00A95FE7"/>
    <w:rsid w:val="00A969D5"/>
    <w:rsid w:val="00A973A1"/>
    <w:rsid w:val="00AA0E9A"/>
    <w:rsid w:val="00AA0F86"/>
    <w:rsid w:val="00AA2AAC"/>
    <w:rsid w:val="00AA77F6"/>
    <w:rsid w:val="00AB000D"/>
    <w:rsid w:val="00AB16AD"/>
    <w:rsid w:val="00AB19C6"/>
    <w:rsid w:val="00AB1A8B"/>
    <w:rsid w:val="00AB1E17"/>
    <w:rsid w:val="00AB2288"/>
    <w:rsid w:val="00AB299C"/>
    <w:rsid w:val="00AB41C3"/>
    <w:rsid w:val="00AB5500"/>
    <w:rsid w:val="00AB58FE"/>
    <w:rsid w:val="00AB6445"/>
    <w:rsid w:val="00AB6693"/>
    <w:rsid w:val="00AB6BF6"/>
    <w:rsid w:val="00AC054C"/>
    <w:rsid w:val="00AC13B9"/>
    <w:rsid w:val="00AC4F29"/>
    <w:rsid w:val="00AC6237"/>
    <w:rsid w:val="00AC6C3A"/>
    <w:rsid w:val="00AC7EB9"/>
    <w:rsid w:val="00AD11F6"/>
    <w:rsid w:val="00AD147A"/>
    <w:rsid w:val="00AD2B25"/>
    <w:rsid w:val="00AD5DB5"/>
    <w:rsid w:val="00AE0316"/>
    <w:rsid w:val="00AE1D88"/>
    <w:rsid w:val="00AE2130"/>
    <w:rsid w:val="00AE3141"/>
    <w:rsid w:val="00AE3487"/>
    <w:rsid w:val="00AE3B42"/>
    <w:rsid w:val="00AE49AA"/>
    <w:rsid w:val="00AE4DDB"/>
    <w:rsid w:val="00AE62CE"/>
    <w:rsid w:val="00AE6D29"/>
    <w:rsid w:val="00AF0A87"/>
    <w:rsid w:val="00AF2EE8"/>
    <w:rsid w:val="00AF36B1"/>
    <w:rsid w:val="00AF3A82"/>
    <w:rsid w:val="00AF3EEC"/>
    <w:rsid w:val="00AF6B0A"/>
    <w:rsid w:val="00AF7CB6"/>
    <w:rsid w:val="00B015F9"/>
    <w:rsid w:val="00B01700"/>
    <w:rsid w:val="00B01C77"/>
    <w:rsid w:val="00B01DFC"/>
    <w:rsid w:val="00B01FD1"/>
    <w:rsid w:val="00B0203C"/>
    <w:rsid w:val="00B024E8"/>
    <w:rsid w:val="00B031DF"/>
    <w:rsid w:val="00B06AE0"/>
    <w:rsid w:val="00B10EB6"/>
    <w:rsid w:val="00B14275"/>
    <w:rsid w:val="00B14741"/>
    <w:rsid w:val="00B14E19"/>
    <w:rsid w:val="00B174EE"/>
    <w:rsid w:val="00B17CBD"/>
    <w:rsid w:val="00B20A59"/>
    <w:rsid w:val="00B21379"/>
    <w:rsid w:val="00B22779"/>
    <w:rsid w:val="00B23987"/>
    <w:rsid w:val="00B244E0"/>
    <w:rsid w:val="00B24AA2"/>
    <w:rsid w:val="00B25AD6"/>
    <w:rsid w:val="00B25E57"/>
    <w:rsid w:val="00B26619"/>
    <w:rsid w:val="00B26F98"/>
    <w:rsid w:val="00B31915"/>
    <w:rsid w:val="00B33C42"/>
    <w:rsid w:val="00B3474B"/>
    <w:rsid w:val="00B349FA"/>
    <w:rsid w:val="00B351FC"/>
    <w:rsid w:val="00B354F3"/>
    <w:rsid w:val="00B36AA6"/>
    <w:rsid w:val="00B379D7"/>
    <w:rsid w:val="00B4003B"/>
    <w:rsid w:val="00B40D25"/>
    <w:rsid w:val="00B41D75"/>
    <w:rsid w:val="00B44216"/>
    <w:rsid w:val="00B4486B"/>
    <w:rsid w:val="00B4761C"/>
    <w:rsid w:val="00B551AE"/>
    <w:rsid w:val="00B565FF"/>
    <w:rsid w:val="00B600F0"/>
    <w:rsid w:val="00B613F5"/>
    <w:rsid w:val="00B61CD6"/>
    <w:rsid w:val="00B61FF9"/>
    <w:rsid w:val="00B621C1"/>
    <w:rsid w:val="00B63C84"/>
    <w:rsid w:val="00B63EC6"/>
    <w:rsid w:val="00B63F86"/>
    <w:rsid w:val="00B65001"/>
    <w:rsid w:val="00B657E9"/>
    <w:rsid w:val="00B65D4C"/>
    <w:rsid w:val="00B663AA"/>
    <w:rsid w:val="00B7100E"/>
    <w:rsid w:val="00B71F25"/>
    <w:rsid w:val="00B725E5"/>
    <w:rsid w:val="00B72772"/>
    <w:rsid w:val="00B72F32"/>
    <w:rsid w:val="00B72FBF"/>
    <w:rsid w:val="00B73143"/>
    <w:rsid w:val="00B74358"/>
    <w:rsid w:val="00B75000"/>
    <w:rsid w:val="00B7554A"/>
    <w:rsid w:val="00B76A54"/>
    <w:rsid w:val="00B76CF6"/>
    <w:rsid w:val="00B7798B"/>
    <w:rsid w:val="00B77F35"/>
    <w:rsid w:val="00B82B92"/>
    <w:rsid w:val="00B83D4C"/>
    <w:rsid w:val="00B84101"/>
    <w:rsid w:val="00B85BDD"/>
    <w:rsid w:val="00B91473"/>
    <w:rsid w:val="00B93B3E"/>
    <w:rsid w:val="00B9443A"/>
    <w:rsid w:val="00B948A3"/>
    <w:rsid w:val="00B94CF5"/>
    <w:rsid w:val="00B94D41"/>
    <w:rsid w:val="00B955A1"/>
    <w:rsid w:val="00B95B13"/>
    <w:rsid w:val="00B95E04"/>
    <w:rsid w:val="00B95E41"/>
    <w:rsid w:val="00B96BD8"/>
    <w:rsid w:val="00BA11FF"/>
    <w:rsid w:val="00BA16FD"/>
    <w:rsid w:val="00BA246B"/>
    <w:rsid w:val="00BA3C87"/>
    <w:rsid w:val="00BA70BF"/>
    <w:rsid w:val="00BA7341"/>
    <w:rsid w:val="00BA77C3"/>
    <w:rsid w:val="00BB1836"/>
    <w:rsid w:val="00BB1B19"/>
    <w:rsid w:val="00BB1EA7"/>
    <w:rsid w:val="00BB347E"/>
    <w:rsid w:val="00BB348E"/>
    <w:rsid w:val="00BB5DC9"/>
    <w:rsid w:val="00BB72C0"/>
    <w:rsid w:val="00BC14D2"/>
    <w:rsid w:val="00BC1B91"/>
    <w:rsid w:val="00BC4033"/>
    <w:rsid w:val="00BC6BF1"/>
    <w:rsid w:val="00BC6C41"/>
    <w:rsid w:val="00BC6DC9"/>
    <w:rsid w:val="00BC72E6"/>
    <w:rsid w:val="00BC72EB"/>
    <w:rsid w:val="00BD05AC"/>
    <w:rsid w:val="00BD1B66"/>
    <w:rsid w:val="00BD32C3"/>
    <w:rsid w:val="00BD5F33"/>
    <w:rsid w:val="00BD69E8"/>
    <w:rsid w:val="00BD77BD"/>
    <w:rsid w:val="00BE078D"/>
    <w:rsid w:val="00BE4A1F"/>
    <w:rsid w:val="00BE5893"/>
    <w:rsid w:val="00BE7478"/>
    <w:rsid w:val="00BF0F4E"/>
    <w:rsid w:val="00BF1089"/>
    <w:rsid w:val="00BF179B"/>
    <w:rsid w:val="00BF393A"/>
    <w:rsid w:val="00BF472B"/>
    <w:rsid w:val="00BF525B"/>
    <w:rsid w:val="00BF7285"/>
    <w:rsid w:val="00C00EFD"/>
    <w:rsid w:val="00C00F5D"/>
    <w:rsid w:val="00C01138"/>
    <w:rsid w:val="00C03726"/>
    <w:rsid w:val="00C05232"/>
    <w:rsid w:val="00C0699A"/>
    <w:rsid w:val="00C0737F"/>
    <w:rsid w:val="00C1128C"/>
    <w:rsid w:val="00C12D14"/>
    <w:rsid w:val="00C13637"/>
    <w:rsid w:val="00C137C1"/>
    <w:rsid w:val="00C15136"/>
    <w:rsid w:val="00C15CE7"/>
    <w:rsid w:val="00C1668F"/>
    <w:rsid w:val="00C2208C"/>
    <w:rsid w:val="00C231ED"/>
    <w:rsid w:val="00C24CEF"/>
    <w:rsid w:val="00C26619"/>
    <w:rsid w:val="00C26E04"/>
    <w:rsid w:val="00C31661"/>
    <w:rsid w:val="00C32221"/>
    <w:rsid w:val="00C3369E"/>
    <w:rsid w:val="00C3383F"/>
    <w:rsid w:val="00C35141"/>
    <w:rsid w:val="00C355F7"/>
    <w:rsid w:val="00C36FC9"/>
    <w:rsid w:val="00C40334"/>
    <w:rsid w:val="00C42AAE"/>
    <w:rsid w:val="00C4433F"/>
    <w:rsid w:val="00C45B7F"/>
    <w:rsid w:val="00C461C7"/>
    <w:rsid w:val="00C46492"/>
    <w:rsid w:val="00C46D42"/>
    <w:rsid w:val="00C46F83"/>
    <w:rsid w:val="00C47C99"/>
    <w:rsid w:val="00C509CA"/>
    <w:rsid w:val="00C50CDD"/>
    <w:rsid w:val="00C51E2A"/>
    <w:rsid w:val="00C522FC"/>
    <w:rsid w:val="00C525DC"/>
    <w:rsid w:val="00C53422"/>
    <w:rsid w:val="00C55450"/>
    <w:rsid w:val="00C6056C"/>
    <w:rsid w:val="00C60949"/>
    <w:rsid w:val="00C618E0"/>
    <w:rsid w:val="00C61BC1"/>
    <w:rsid w:val="00C62386"/>
    <w:rsid w:val="00C62498"/>
    <w:rsid w:val="00C62661"/>
    <w:rsid w:val="00C62E73"/>
    <w:rsid w:val="00C63CE4"/>
    <w:rsid w:val="00C64FB6"/>
    <w:rsid w:val="00C67381"/>
    <w:rsid w:val="00C673B4"/>
    <w:rsid w:val="00C70BC9"/>
    <w:rsid w:val="00C73A8B"/>
    <w:rsid w:val="00C74BB0"/>
    <w:rsid w:val="00C7630C"/>
    <w:rsid w:val="00C76B8E"/>
    <w:rsid w:val="00C77B04"/>
    <w:rsid w:val="00C8044A"/>
    <w:rsid w:val="00C80BF1"/>
    <w:rsid w:val="00C8123B"/>
    <w:rsid w:val="00C81F0E"/>
    <w:rsid w:val="00C825E3"/>
    <w:rsid w:val="00C830FA"/>
    <w:rsid w:val="00C8735A"/>
    <w:rsid w:val="00C87E5B"/>
    <w:rsid w:val="00C90F3B"/>
    <w:rsid w:val="00C91F27"/>
    <w:rsid w:val="00C92767"/>
    <w:rsid w:val="00C92D17"/>
    <w:rsid w:val="00C94169"/>
    <w:rsid w:val="00CA00CB"/>
    <w:rsid w:val="00CA10B7"/>
    <w:rsid w:val="00CA13B6"/>
    <w:rsid w:val="00CA27A0"/>
    <w:rsid w:val="00CA2A7F"/>
    <w:rsid w:val="00CA2AA0"/>
    <w:rsid w:val="00CA31BC"/>
    <w:rsid w:val="00CA32BD"/>
    <w:rsid w:val="00CA6232"/>
    <w:rsid w:val="00CA63B8"/>
    <w:rsid w:val="00CA6B86"/>
    <w:rsid w:val="00CB0587"/>
    <w:rsid w:val="00CB07F1"/>
    <w:rsid w:val="00CB0A58"/>
    <w:rsid w:val="00CB20D7"/>
    <w:rsid w:val="00CB282E"/>
    <w:rsid w:val="00CB352C"/>
    <w:rsid w:val="00CB5770"/>
    <w:rsid w:val="00CB5ED1"/>
    <w:rsid w:val="00CB73C3"/>
    <w:rsid w:val="00CC044C"/>
    <w:rsid w:val="00CC0ECD"/>
    <w:rsid w:val="00CC18A9"/>
    <w:rsid w:val="00CC19AC"/>
    <w:rsid w:val="00CC1D7F"/>
    <w:rsid w:val="00CC345B"/>
    <w:rsid w:val="00CC3E76"/>
    <w:rsid w:val="00CC4139"/>
    <w:rsid w:val="00CC4C35"/>
    <w:rsid w:val="00CC5BEB"/>
    <w:rsid w:val="00CC5ED1"/>
    <w:rsid w:val="00CC7093"/>
    <w:rsid w:val="00CC72BA"/>
    <w:rsid w:val="00CC75D5"/>
    <w:rsid w:val="00CC7BE4"/>
    <w:rsid w:val="00CD0130"/>
    <w:rsid w:val="00CD048B"/>
    <w:rsid w:val="00CD0B81"/>
    <w:rsid w:val="00CD2087"/>
    <w:rsid w:val="00CD2D8C"/>
    <w:rsid w:val="00CD3C92"/>
    <w:rsid w:val="00CD7273"/>
    <w:rsid w:val="00CE0292"/>
    <w:rsid w:val="00CE119E"/>
    <w:rsid w:val="00CE132C"/>
    <w:rsid w:val="00CE2907"/>
    <w:rsid w:val="00CE6615"/>
    <w:rsid w:val="00CE6C9E"/>
    <w:rsid w:val="00CE727D"/>
    <w:rsid w:val="00CE7575"/>
    <w:rsid w:val="00CE7CD7"/>
    <w:rsid w:val="00CE7F14"/>
    <w:rsid w:val="00CF1391"/>
    <w:rsid w:val="00CF22D2"/>
    <w:rsid w:val="00CF3063"/>
    <w:rsid w:val="00CF3069"/>
    <w:rsid w:val="00CF34D3"/>
    <w:rsid w:val="00CF3746"/>
    <w:rsid w:val="00CF3845"/>
    <w:rsid w:val="00CF4AA2"/>
    <w:rsid w:val="00CF4D3D"/>
    <w:rsid w:val="00CF4D7F"/>
    <w:rsid w:val="00CF528C"/>
    <w:rsid w:val="00CF53B2"/>
    <w:rsid w:val="00CF6482"/>
    <w:rsid w:val="00CF64FB"/>
    <w:rsid w:val="00CF6C76"/>
    <w:rsid w:val="00CF70E9"/>
    <w:rsid w:val="00D01DE4"/>
    <w:rsid w:val="00D02539"/>
    <w:rsid w:val="00D02682"/>
    <w:rsid w:val="00D02D7D"/>
    <w:rsid w:val="00D03043"/>
    <w:rsid w:val="00D03685"/>
    <w:rsid w:val="00D04C38"/>
    <w:rsid w:val="00D05D70"/>
    <w:rsid w:val="00D06665"/>
    <w:rsid w:val="00D06D98"/>
    <w:rsid w:val="00D0738B"/>
    <w:rsid w:val="00D07685"/>
    <w:rsid w:val="00D07B61"/>
    <w:rsid w:val="00D1038A"/>
    <w:rsid w:val="00D11533"/>
    <w:rsid w:val="00D118B4"/>
    <w:rsid w:val="00D11B78"/>
    <w:rsid w:val="00D12261"/>
    <w:rsid w:val="00D12331"/>
    <w:rsid w:val="00D13179"/>
    <w:rsid w:val="00D1362C"/>
    <w:rsid w:val="00D14B28"/>
    <w:rsid w:val="00D15333"/>
    <w:rsid w:val="00D1709D"/>
    <w:rsid w:val="00D172BC"/>
    <w:rsid w:val="00D20CA0"/>
    <w:rsid w:val="00D20E36"/>
    <w:rsid w:val="00D20F3B"/>
    <w:rsid w:val="00D214AE"/>
    <w:rsid w:val="00D2200A"/>
    <w:rsid w:val="00D222ED"/>
    <w:rsid w:val="00D22F37"/>
    <w:rsid w:val="00D23219"/>
    <w:rsid w:val="00D25069"/>
    <w:rsid w:val="00D25440"/>
    <w:rsid w:val="00D26F9F"/>
    <w:rsid w:val="00D2733B"/>
    <w:rsid w:val="00D274A8"/>
    <w:rsid w:val="00D30758"/>
    <w:rsid w:val="00D3126C"/>
    <w:rsid w:val="00D32E5D"/>
    <w:rsid w:val="00D337BE"/>
    <w:rsid w:val="00D35019"/>
    <w:rsid w:val="00D353CA"/>
    <w:rsid w:val="00D35C59"/>
    <w:rsid w:val="00D35D63"/>
    <w:rsid w:val="00D37E82"/>
    <w:rsid w:val="00D40AD3"/>
    <w:rsid w:val="00D41198"/>
    <w:rsid w:val="00D413AE"/>
    <w:rsid w:val="00D41DD5"/>
    <w:rsid w:val="00D430D6"/>
    <w:rsid w:val="00D433AD"/>
    <w:rsid w:val="00D43A93"/>
    <w:rsid w:val="00D43C03"/>
    <w:rsid w:val="00D442C0"/>
    <w:rsid w:val="00D4434B"/>
    <w:rsid w:val="00D44F13"/>
    <w:rsid w:val="00D4505B"/>
    <w:rsid w:val="00D45803"/>
    <w:rsid w:val="00D46DAE"/>
    <w:rsid w:val="00D473C8"/>
    <w:rsid w:val="00D503E7"/>
    <w:rsid w:val="00D50A12"/>
    <w:rsid w:val="00D514C6"/>
    <w:rsid w:val="00D52155"/>
    <w:rsid w:val="00D523E5"/>
    <w:rsid w:val="00D54D04"/>
    <w:rsid w:val="00D57495"/>
    <w:rsid w:val="00D60CC6"/>
    <w:rsid w:val="00D62946"/>
    <w:rsid w:val="00D62D39"/>
    <w:rsid w:val="00D64425"/>
    <w:rsid w:val="00D64D66"/>
    <w:rsid w:val="00D64F60"/>
    <w:rsid w:val="00D658E2"/>
    <w:rsid w:val="00D6599A"/>
    <w:rsid w:val="00D661B2"/>
    <w:rsid w:val="00D6655E"/>
    <w:rsid w:val="00D66F89"/>
    <w:rsid w:val="00D71237"/>
    <w:rsid w:val="00D72731"/>
    <w:rsid w:val="00D73B0A"/>
    <w:rsid w:val="00D74972"/>
    <w:rsid w:val="00D7642D"/>
    <w:rsid w:val="00D8068C"/>
    <w:rsid w:val="00D80A5B"/>
    <w:rsid w:val="00D82033"/>
    <w:rsid w:val="00D830E4"/>
    <w:rsid w:val="00D8550F"/>
    <w:rsid w:val="00D8702F"/>
    <w:rsid w:val="00D92A82"/>
    <w:rsid w:val="00D9320B"/>
    <w:rsid w:val="00D93F36"/>
    <w:rsid w:val="00D96A58"/>
    <w:rsid w:val="00D96CCE"/>
    <w:rsid w:val="00D96FD9"/>
    <w:rsid w:val="00D9706F"/>
    <w:rsid w:val="00D97BA8"/>
    <w:rsid w:val="00DA0373"/>
    <w:rsid w:val="00DA0C96"/>
    <w:rsid w:val="00DA1C18"/>
    <w:rsid w:val="00DA2036"/>
    <w:rsid w:val="00DA2457"/>
    <w:rsid w:val="00DA2792"/>
    <w:rsid w:val="00DA2E61"/>
    <w:rsid w:val="00DA3563"/>
    <w:rsid w:val="00DA410F"/>
    <w:rsid w:val="00DA4A14"/>
    <w:rsid w:val="00DA50C4"/>
    <w:rsid w:val="00DA5259"/>
    <w:rsid w:val="00DA5D81"/>
    <w:rsid w:val="00DA5ED9"/>
    <w:rsid w:val="00DA6A5B"/>
    <w:rsid w:val="00DA71F6"/>
    <w:rsid w:val="00DA7F8E"/>
    <w:rsid w:val="00DB033A"/>
    <w:rsid w:val="00DB0CB6"/>
    <w:rsid w:val="00DB11D0"/>
    <w:rsid w:val="00DB5AE8"/>
    <w:rsid w:val="00DB681C"/>
    <w:rsid w:val="00DB6A56"/>
    <w:rsid w:val="00DB7333"/>
    <w:rsid w:val="00DC485E"/>
    <w:rsid w:val="00DC4E73"/>
    <w:rsid w:val="00DC5087"/>
    <w:rsid w:val="00DC50F1"/>
    <w:rsid w:val="00DC6ADA"/>
    <w:rsid w:val="00DC6FF8"/>
    <w:rsid w:val="00DC73BE"/>
    <w:rsid w:val="00DC769F"/>
    <w:rsid w:val="00DD0551"/>
    <w:rsid w:val="00DD1461"/>
    <w:rsid w:val="00DD40AB"/>
    <w:rsid w:val="00DD41AC"/>
    <w:rsid w:val="00DD470E"/>
    <w:rsid w:val="00DD5E78"/>
    <w:rsid w:val="00DD6469"/>
    <w:rsid w:val="00DD6B28"/>
    <w:rsid w:val="00DE0283"/>
    <w:rsid w:val="00DE09E3"/>
    <w:rsid w:val="00DE26A8"/>
    <w:rsid w:val="00DE3C6C"/>
    <w:rsid w:val="00DE4E5B"/>
    <w:rsid w:val="00DE54A9"/>
    <w:rsid w:val="00DE5573"/>
    <w:rsid w:val="00DE6D80"/>
    <w:rsid w:val="00DE6E01"/>
    <w:rsid w:val="00DE73B6"/>
    <w:rsid w:val="00DE756B"/>
    <w:rsid w:val="00DE7D88"/>
    <w:rsid w:val="00DF011E"/>
    <w:rsid w:val="00DF02DB"/>
    <w:rsid w:val="00DF0D14"/>
    <w:rsid w:val="00DF326F"/>
    <w:rsid w:val="00DF45D5"/>
    <w:rsid w:val="00DF5087"/>
    <w:rsid w:val="00DF544C"/>
    <w:rsid w:val="00DF5A65"/>
    <w:rsid w:val="00E00A15"/>
    <w:rsid w:val="00E01605"/>
    <w:rsid w:val="00E03D1D"/>
    <w:rsid w:val="00E05370"/>
    <w:rsid w:val="00E069FD"/>
    <w:rsid w:val="00E06F31"/>
    <w:rsid w:val="00E11288"/>
    <w:rsid w:val="00E11B48"/>
    <w:rsid w:val="00E1372B"/>
    <w:rsid w:val="00E13E82"/>
    <w:rsid w:val="00E1686D"/>
    <w:rsid w:val="00E16E39"/>
    <w:rsid w:val="00E20315"/>
    <w:rsid w:val="00E206B0"/>
    <w:rsid w:val="00E20FAA"/>
    <w:rsid w:val="00E2161E"/>
    <w:rsid w:val="00E216C1"/>
    <w:rsid w:val="00E217B8"/>
    <w:rsid w:val="00E226B3"/>
    <w:rsid w:val="00E22BDD"/>
    <w:rsid w:val="00E237B9"/>
    <w:rsid w:val="00E23BAE"/>
    <w:rsid w:val="00E25B2A"/>
    <w:rsid w:val="00E26739"/>
    <w:rsid w:val="00E27593"/>
    <w:rsid w:val="00E27CCD"/>
    <w:rsid w:val="00E27EE2"/>
    <w:rsid w:val="00E31816"/>
    <w:rsid w:val="00E3185D"/>
    <w:rsid w:val="00E31A2B"/>
    <w:rsid w:val="00E31A9B"/>
    <w:rsid w:val="00E31B1C"/>
    <w:rsid w:val="00E31D7B"/>
    <w:rsid w:val="00E32FC6"/>
    <w:rsid w:val="00E33F14"/>
    <w:rsid w:val="00E34973"/>
    <w:rsid w:val="00E3548C"/>
    <w:rsid w:val="00E37654"/>
    <w:rsid w:val="00E416E3"/>
    <w:rsid w:val="00E42547"/>
    <w:rsid w:val="00E42611"/>
    <w:rsid w:val="00E4283F"/>
    <w:rsid w:val="00E42AEE"/>
    <w:rsid w:val="00E42F6B"/>
    <w:rsid w:val="00E431A8"/>
    <w:rsid w:val="00E43616"/>
    <w:rsid w:val="00E4588A"/>
    <w:rsid w:val="00E46BD1"/>
    <w:rsid w:val="00E509AF"/>
    <w:rsid w:val="00E519FC"/>
    <w:rsid w:val="00E544C4"/>
    <w:rsid w:val="00E558B2"/>
    <w:rsid w:val="00E55937"/>
    <w:rsid w:val="00E56BFB"/>
    <w:rsid w:val="00E576C8"/>
    <w:rsid w:val="00E5798E"/>
    <w:rsid w:val="00E614BC"/>
    <w:rsid w:val="00E62266"/>
    <w:rsid w:val="00E64D4A"/>
    <w:rsid w:val="00E65483"/>
    <w:rsid w:val="00E66AC4"/>
    <w:rsid w:val="00E66C5C"/>
    <w:rsid w:val="00E672FD"/>
    <w:rsid w:val="00E67BC0"/>
    <w:rsid w:val="00E7018D"/>
    <w:rsid w:val="00E70377"/>
    <w:rsid w:val="00E71152"/>
    <w:rsid w:val="00E72D52"/>
    <w:rsid w:val="00E747D9"/>
    <w:rsid w:val="00E75407"/>
    <w:rsid w:val="00E75C98"/>
    <w:rsid w:val="00E80E82"/>
    <w:rsid w:val="00E81688"/>
    <w:rsid w:val="00E82519"/>
    <w:rsid w:val="00E83039"/>
    <w:rsid w:val="00E83136"/>
    <w:rsid w:val="00E85965"/>
    <w:rsid w:val="00E86E69"/>
    <w:rsid w:val="00E87C66"/>
    <w:rsid w:val="00E907B8"/>
    <w:rsid w:val="00E909CD"/>
    <w:rsid w:val="00E90E9D"/>
    <w:rsid w:val="00E9128D"/>
    <w:rsid w:val="00E9133B"/>
    <w:rsid w:val="00E91D4B"/>
    <w:rsid w:val="00E91D87"/>
    <w:rsid w:val="00E91E98"/>
    <w:rsid w:val="00E92214"/>
    <w:rsid w:val="00E92E94"/>
    <w:rsid w:val="00E92F69"/>
    <w:rsid w:val="00E93BC0"/>
    <w:rsid w:val="00E93F22"/>
    <w:rsid w:val="00E94B6D"/>
    <w:rsid w:val="00E969CD"/>
    <w:rsid w:val="00E9700B"/>
    <w:rsid w:val="00E97279"/>
    <w:rsid w:val="00EA07DC"/>
    <w:rsid w:val="00EA0E5D"/>
    <w:rsid w:val="00EA2994"/>
    <w:rsid w:val="00EA2ABB"/>
    <w:rsid w:val="00EA3471"/>
    <w:rsid w:val="00EA4B3A"/>
    <w:rsid w:val="00EA7567"/>
    <w:rsid w:val="00EA7FC6"/>
    <w:rsid w:val="00EB155F"/>
    <w:rsid w:val="00EB275F"/>
    <w:rsid w:val="00EB2C57"/>
    <w:rsid w:val="00EB33CB"/>
    <w:rsid w:val="00EB34B8"/>
    <w:rsid w:val="00EB3718"/>
    <w:rsid w:val="00EB4528"/>
    <w:rsid w:val="00EB5668"/>
    <w:rsid w:val="00EB67D2"/>
    <w:rsid w:val="00EB74EF"/>
    <w:rsid w:val="00EB7F79"/>
    <w:rsid w:val="00EC01AD"/>
    <w:rsid w:val="00EC2DE0"/>
    <w:rsid w:val="00EC33B6"/>
    <w:rsid w:val="00EC4234"/>
    <w:rsid w:val="00EC4987"/>
    <w:rsid w:val="00EC53C4"/>
    <w:rsid w:val="00EC65CD"/>
    <w:rsid w:val="00EC743F"/>
    <w:rsid w:val="00EC76C0"/>
    <w:rsid w:val="00ED06AB"/>
    <w:rsid w:val="00ED0D87"/>
    <w:rsid w:val="00ED260A"/>
    <w:rsid w:val="00ED447A"/>
    <w:rsid w:val="00ED4749"/>
    <w:rsid w:val="00ED69F2"/>
    <w:rsid w:val="00ED6E93"/>
    <w:rsid w:val="00ED7DDE"/>
    <w:rsid w:val="00EE0803"/>
    <w:rsid w:val="00EE0A44"/>
    <w:rsid w:val="00EE28E4"/>
    <w:rsid w:val="00EE35AC"/>
    <w:rsid w:val="00EE4425"/>
    <w:rsid w:val="00EE48DA"/>
    <w:rsid w:val="00EE4E3D"/>
    <w:rsid w:val="00EE5060"/>
    <w:rsid w:val="00EE663D"/>
    <w:rsid w:val="00EF1483"/>
    <w:rsid w:val="00EF16A4"/>
    <w:rsid w:val="00EF197D"/>
    <w:rsid w:val="00EF1A48"/>
    <w:rsid w:val="00EF23F5"/>
    <w:rsid w:val="00EF2BA6"/>
    <w:rsid w:val="00EF36F0"/>
    <w:rsid w:val="00EF36FE"/>
    <w:rsid w:val="00EF542F"/>
    <w:rsid w:val="00EF680C"/>
    <w:rsid w:val="00F00069"/>
    <w:rsid w:val="00F00551"/>
    <w:rsid w:val="00F006DF"/>
    <w:rsid w:val="00F01B5C"/>
    <w:rsid w:val="00F01CB3"/>
    <w:rsid w:val="00F0271A"/>
    <w:rsid w:val="00F03205"/>
    <w:rsid w:val="00F03B52"/>
    <w:rsid w:val="00F04E3D"/>
    <w:rsid w:val="00F0500A"/>
    <w:rsid w:val="00F06230"/>
    <w:rsid w:val="00F07BBD"/>
    <w:rsid w:val="00F1065E"/>
    <w:rsid w:val="00F10D4A"/>
    <w:rsid w:val="00F10F96"/>
    <w:rsid w:val="00F111AA"/>
    <w:rsid w:val="00F11F9D"/>
    <w:rsid w:val="00F1232F"/>
    <w:rsid w:val="00F12B57"/>
    <w:rsid w:val="00F12B60"/>
    <w:rsid w:val="00F13759"/>
    <w:rsid w:val="00F14C56"/>
    <w:rsid w:val="00F15880"/>
    <w:rsid w:val="00F161F6"/>
    <w:rsid w:val="00F16F78"/>
    <w:rsid w:val="00F17DBA"/>
    <w:rsid w:val="00F21F1E"/>
    <w:rsid w:val="00F22441"/>
    <w:rsid w:val="00F23258"/>
    <w:rsid w:val="00F234B2"/>
    <w:rsid w:val="00F2383D"/>
    <w:rsid w:val="00F23BFF"/>
    <w:rsid w:val="00F2494B"/>
    <w:rsid w:val="00F2542A"/>
    <w:rsid w:val="00F256D6"/>
    <w:rsid w:val="00F25D41"/>
    <w:rsid w:val="00F2616C"/>
    <w:rsid w:val="00F26742"/>
    <w:rsid w:val="00F268F6"/>
    <w:rsid w:val="00F27CC0"/>
    <w:rsid w:val="00F30742"/>
    <w:rsid w:val="00F30D11"/>
    <w:rsid w:val="00F31558"/>
    <w:rsid w:val="00F321CE"/>
    <w:rsid w:val="00F3357B"/>
    <w:rsid w:val="00F34BA0"/>
    <w:rsid w:val="00F34C93"/>
    <w:rsid w:val="00F35196"/>
    <w:rsid w:val="00F353B5"/>
    <w:rsid w:val="00F365B0"/>
    <w:rsid w:val="00F36B30"/>
    <w:rsid w:val="00F377DB"/>
    <w:rsid w:val="00F4023C"/>
    <w:rsid w:val="00F404AA"/>
    <w:rsid w:val="00F40EB0"/>
    <w:rsid w:val="00F4170B"/>
    <w:rsid w:val="00F41CD6"/>
    <w:rsid w:val="00F4294B"/>
    <w:rsid w:val="00F444C1"/>
    <w:rsid w:val="00F466A6"/>
    <w:rsid w:val="00F50277"/>
    <w:rsid w:val="00F5133B"/>
    <w:rsid w:val="00F52D04"/>
    <w:rsid w:val="00F536B8"/>
    <w:rsid w:val="00F548D5"/>
    <w:rsid w:val="00F568B9"/>
    <w:rsid w:val="00F56F91"/>
    <w:rsid w:val="00F60102"/>
    <w:rsid w:val="00F6023E"/>
    <w:rsid w:val="00F60A95"/>
    <w:rsid w:val="00F615B2"/>
    <w:rsid w:val="00F62312"/>
    <w:rsid w:val="00F62654"/>
    <w:rsid w:val="00F62FAA"/>
    <w:rsid w:val="00F6302D"/>
    <w:rsid w:val="00F633AB"/>
    <w:rsid w:val="00F651C5"/>
    <w:rsid w:val="00F6546A"/>
    <w:rsid w:val="00F65738"/>
    <w:rsid w:val="00F662BC"/>
    <w:rsid w:val="00F71C85"/>
    <w:rsid w:val="00F71F7E"/>
    <w:rsid w:val="00F72A3D"/>
    <w:rsid w:val="00F7324E"/>
    <w:rsid w:val="00F74477"/>
    <w:rsid w:val="00F7594D"/>
    <w:rsid w:val="00F75C36"/>
    <w:rsid w:val="00F76327"/>
    <w:rsid w:val="00F764A0"/>
    <w:rsid w:val="00F76888"/>
    <w:rsid w:val="00F779D1"/>
    <w:rsid w:val="00F77ECC"/>
    <w:rsid w:val="00F80654"/>
    <w:rsid w:val="00F81D20"/>
    <w:rsid w:val="00F82073"/>
    <w:rsid w:val="00F82A80"/>
    <w:rsid w:val="00F82C9D"/>
    <w:rsid w:val="00F83DBA"/>
    <w:rsid w:val="00F84C56"/>
    <w:rsid w:val="00F84EA5"/>
    <w:rsid w:val="00F8501C"/>
    <w:rsid w:val="00F85A2A"/>
    <w:rsid w:val="00F86B58"/>
    <w:rsid w:val="00F876CF"/>
    <w:rsid w:val="00F87A47"/>
    <w:rsid w:val="00F9179C"/>
    <w:rsid w:val="00F919E0"/>
    <w:rsid w:val="00F94D1B"/>
    <w:rsid w:val="00F9554D"/>
    <w:rsid w:val="00F967BB"/>
    <w:rsid w:val="00F96CF7"/>
    <w:rsid w:val="00F9713D"/>
    <w:rsid w:val="00F978BB"/>
    <w:rsid w:val="00FA1315"/>
    <w:rsid w:val="00FA29CE"/>
    <w:rsid w:val="00FA4703"/>
    <w:rsid w:val="00FA4D0F"/>
    <w:rsid w:val="00FA5F0F"/>
    <w:rsid w:val="00FA68CD"/>
    <w:rsid w:val="00FA69A8"/>
    <w:rsid w:val="00FA7488"/>
    <w:rsid w:val="00FB0158"/>
    <w:rsid w:val="00FB1A82"/>
    <w:rsid w:val="00FB1C45"/>
    <w:rsid w:val="00FB1D65"/>
    <w:rsid w:val="00FB1E2C"/>
    <w:rsid w:val="00FB5714"/>
    <w:rsid w:val="00FB57E9"/>
    <w:rsid w:val="00FB58CE"/>
    <w:rsid w:val="00FB58CF"/>
    <w:rsid w:val="00FB664B"/>
    <w:rsid w:val="00FB7490"/>
    <w:rsid w:val="00FB751A"/>
    <w:rsid w:val="00FB77F4"/>
    <w:rsid w:val="00FB7A57"/>
    <w:rsid w:val="00FC2A47"/>
    <w:rsid w:val="00FC328B"/>
    <w:rsid w:val="00FC34E5"/>
    <w:rsid w:val="00FC3CB3"/>
    <w:rsid w:val="00FC529B"/>
    <w:rsid w:val="00FC5A6C"/>
    <w:rsid w:val="00FC6180"/>
    <w:rsid w:val="00FC6FA3"/>
    <w:rsid w:val="00FC73CE"/>
    <w:rsid w:val="00FC74DF"/>
    <w:rsid w:val="00FC7E70"/>
    <w:rsid w:val="00FC7FF4"/>
    <w:rsid w:val="00FD345E"/>
    <w:rsid w:val="00FD436B"/>
    <w:rsid w:val="00FD6075"/>
    <w:rsid w:val="00FD7440"/>
    <w:rsid w:val="00FE1117"/>
    <w:rsid w:val="00FE2C55"/>
    <w:rsid w:val="00FE482B"/>
    <w:rsid w:val="00FE4A0C"/>
    <w:rsid w:val="00FE615C"/>
    <w:rsid w:val="00FF2612"/>
    <w:rsid w:val="00FF3084"/>
    <w:rsid w:val="00FF32B0"/>
    <w:rsid w:val="00FF4D7C"/>
    <w:rsid w:val="00FF5365"/>
    <w:rsid w:val="00FF54BA"/>
    <w:rsid w:val="00FF5BD9"/>
    <w:rsid w:val="00FF756F"/>
    <w:rsid w:val="00FF7F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0984F"/>
  <w15:docId w15:val="{D38661DD-FA72-40CF-9AB9-742B516D8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C2DDB"/>
    <w:pPr>
      <w:spacing w:after="0" w:line="240" w:lineRule="auto"/>
    </w:pPr>
    <w:rPr>
      <w:rFonts w:ascii="Cambria" w:eastAsia="Times New Roman" w:hAnsi="Cambria" w:cs="Times New Roman"/>
      <w:kern w:val="0"/>
      <w:szCs w:val="24"/>
      <w:lang w:eastAsia="ru-RU"/>
      <w14:ligatures w14:val="none"/>
    </w:rPr>
  </w:style>
  <w:style w:type="paragraph" w:styleId="10">
    <w:name w:val="heading 1"/>
    <w:basedOn w:val="a1"/>
    <w:next w:val="a1"/>
    <w:link w:val="11"/>
    <w:uiPriority w:val="9"/>
    <w:qFormat/>
    <w:rsid w:val="00E92F6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1"/>
    <w:next w:val="a1"/>
    <w:link w:val="21"/>
    <w:uiPriority w:val="9"/>
    <w:unhideWhenUsed/>
    <w:qFormat/>
    <w:rsid w:val="00CF139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aliases w:val="Heading 3 Char,h3,3,_Заголовок 3"/>
    <w:basedOn w:val="a1"/>
    <w:next w:val="a1"/>
    <w:link w:val="31"/>
    <w:uiPriority w:val="9"/>
    <w:unhideWhenUsed/>
    <w:qFormat/>
    <w:rsid w:val="00CF1391"/>
    <w:pPr>
      <w:keepNext/>
      <w:keepLines/>
      <w:numPr>
        <w:ilvl w:val="2"/>
        <w:numId w:val="1"/>
      </w:numPr>
      <w:spacing w:before="40" w:after="240" w:line="259" w:lineRule="auto"/>
      <w:outlineLvl w:val="2"/>
    </w:pPr>
    <w:rPr>
      <w:rFonts w:eastAsiaTheme="majorEastAsia"/>
      <w:b/>
      <w:bCs/>
      <w:lang w:eastAsia="en-US"/>
    </w:rPr>
  </w:style>
  <w:style w:type="paragraph" w:styleId="40">
    <w:name w:val="heading 4"/>
    <w:basedOn w:val="a1"/>
    <w:next w:val="a1"/>
    <w:link w:val="41"/>
    <w:unhideWhenUsed/>
    <w:qFormat/>
    <w:rsid w:val="00F04E3D"/>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1"/>
    <w:next w:val="a1"/>
    <w:link w:val="50"/>
    <w:uiPriority w:val="9"/>
    <w:semiHidden/>
    <w:unhideWhenUsed/>
    <w:qFormat/>
    <w:rsid w:val="004F038D"/>
    <w:pPr>
      <w:keepNext/>
      <w:keepLines/>
      <w:spacing w:before="80" w:after="40" w:line="278" w:lineRule="auto"/>
      <w:outlineLvl w:val="4"/>
    </w:pPr>
    <w:rPr>
      <w:rFonts w:asciiTheme="minorHAnsi" w:eastAsiaTheme="majorEastAsia" w:hAnsiTheme="minorHAnsi" w:cstheme="majorBidi"/>
      <w:color w:val="2E74B5" w:themeColor="accent1" w:themeShade="BF"/>
      <w:kern w:val="2"/>
      <w:sz w:val="24"/>
      <w:lang w:eastAsia="en-US"/>
      <w14:ligatures w14:val="standardContextual"/>
    </w:rPr>
  </w:style>
  <w:style w:type="paragraph" w:styleId="6">
    <w:name w:val="heading 6"/>
    <w:basedOn w:val="a1"/>
    <w:next w:val="a1"/>
    <w:link w:val="60"/>
    <w:uiPriority w:val="9"/>
    <w:semiHidden/>
    <w:unhideWhenUsed/>
    <w:qFormat/>
    <w:rsid w:val="004F038D"/>
    <w:pPr>
      <w:keepNext/>
      <w:keepLines/>
      <w:spacing w:before="40" w:line="278" w:lineRule="auto"/>
      <w:outlineLvl w:val="5"/>
    </w:pPr>
    <w:rPr>
      <w:rFonts w:asciiTheme="minorHAnsi" w:eastAsiaTheme="majorEastAsia" w:hAnsiTheme="minorHAnsi" w:cstheme="majorBidi"/>
      <w:i/>
      <w:iCs/>
      <w:color w:val="595959" w:themeColor="text1" w:themeTint="A6"/>
      <w:kern w:val="2"/>
      <w:sz w:val="24"/>
      <w:lang w:eastAsia="en-US"/>
      <w14:ligatures w14:val="standardContextual"/>
    </w:rPr>
  </w:style>
  <w:style w:type="paragraph" w:styleId="7">
    <w:name w:val="heading 7"/>
    <w:basedOn w:val="a1"/>
    <w:next w:val="a1"/>
    <w:link w:val="70"/>
    <w:uiPriority w:val="9"/>
    <w:semiHidden/>
    <w:unhideWhenUsed/>
    <w:qFormat/>
    <w:rsid w:val="004F038D"/>
    <w:pPr>
      <w:keepNext/>
      <w:keepLines/>
      <w:spacing w:before="40" w:line="278" w:lineRule="auto"/>
      <w:outlineLvl w:val="6"/>
    </w:pPr>
    <w:rPr>
      <w:rFonts w:asciiTheme="minorHAnsi" w:eastAsiaTheme="majorEastAsia" w:hAnsiTheme="minorHAnsi" w:cstheme="majorBidi"/>
      <w:color w:val="595959" w:themeColor="text1" w:themeTint="A6"/>
      <w:kern w:val="2"/>
      <w:sz w:val="24"/>
      <w:lang w:eastAsia="en-US"/>
      <w14:ligatures w14:val="standardContextual"/>
    </w:rPr>
  </w:style>
  <w:style w:type="paragraph" w:styleId="8">
    <w:name w:val="heading 8"/>
    <w:basedOn w:val="a1"/>
    <w:next w:val="a1"/>
    <w:link w:val="80"/>
    <w:uiPriority w:val="9"/>
    <w:semiHidden/>
    <w:unhideWhenUsed/>
    <w:qFormat/>
    <w:rsid w:val="004F038D"/>
    <w:pPr>
      <w:keepNext/>
      <w:keepLines/>
      <w:spacing w:line="278" w:lineRule="auto"/>
      <w:outlineLvl w:val="7"/>
    </w:pPr>
    <w:rPr>
      <w:rFonts w:asciiTheme="minorHAnsi" w:eastAsiaTheme="majorEastAsia" w:hAnsiTheme="minorHAnsi" w:cstheme="majorBidi"/>
      <w:i/>
      <w:iCs/>
      <w:color w:val="272727" w:themeColor="text1" w:themeTint="D8"/>
      <w:kern w:val="2"/>
      <w:sz w:val="24"/>
      <w:lang w:eastAsia="en-US"/>
      <w14:ligatures w14:val="standardContextual"/>
    </w:rPr>
  </w:style>
  <w:style w:type="paragraph" w:styleId="9">
    <w:name w:val="heading 9"/>
    <w:basedOn w:val="a1"/>
    <w:next w:val="a1"/>
    <w:link w:val="90"/>
    <w:uiPriority w:val="9"/>
    <w:semiHidden/>
    <w:unhideWhenUsed/>
    <w:qFormat/>
    <w:rsid w:val="004F038D"/>
    <w:pPr>
      <w:keepNext/>
      <w:keepLines/>
      <w:spacing w:line="278" w:lineRule="auto"/>
      <w:outlineLvl w:val="8"/>
    </w:pPr>
    <w:rPr>
      <w:rFonts w:asciiTheme="minorHAnsi" w:eastAsiaTheme="majorEastAsia" w:hAnsiTheme="minorHAnsi" w:cstheme="majorBidi"/>
      <w:color w:val="272727" w:themeColor="text1" w:themeTint="D8"/>
      <w:kern w:val="2"/>
      <w:sz w:val="24"/>
      <w:lang w:eastAsia="en-US"/>
      <w14:ligatures w14:val="standardContextu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ConsNormal">
    <w:name w:val="ConsNormal"/>
    <w:uiPriority w:val="99"/>
    <w:rsid w:val="009121FA"/>
    <w:pPr>
      <w:widowControl w:val="0"/>
      <w:autoSpaceDE w:val="0"/>
      <w:autoSpaceDN w:val="0"/>
      <w:adjustRightInd w:val="0"/>
      <w:spacing w:after="0" w:line="240" w:lineRule="auto"/>
      <w:ind w:right="19772" w:firstLine="720"/>
    </w:pPr>
    <w:rPr>
      <w:rFonts w:ascii="Arial" w:eastAsia="Times New Roman" w:hAnsi="Arial" w:cs="Arial"/>
      <w:kern w:val="0"/>
      <w:sz w:val="20"/>
      <w:szCs w:val="20"/>
      <w:lang w:eastAsia="ru-RU"/>
      <w14:ligatures w14:val="none"/>
    </w:rPr>
  </w:style>
  <w:style w:type="paragraph" w:styleId="a5">
    <w:name w:val="List Paragraph"/>
    <w:aliases w:val="Bullet List,FooterText,numbered,Содержание. 2 уровень,List Paragraph1,Paragraphe de liste1,lp1,1,UL,Абзац маркированнный,Заголовок_3,Bullet_IRAO,Мой Список,AC List 01,Подпись рисунка,Table-Normal,RSHB_Table-Normal,List Bullet СОК,Маркер"/>
    <w:basedOn w:val="a1"/>
    <w:link w:val="a6"/>
    <w:uiPriority w:val="34"/>
    <w:qFormat/>
    <w:rsid w:val="009121FA"/>
    <w:pPr>
      <w:ind w:left="720"/>
      <w:contextualSpacing/>
    </w:pPr>
  </w:style>
  <w:style w:type="character" w:customStyle="1" w:styleId="a6">
    <w:name w:val="Абзац списка Знак"/>
    <w:aliases w:val="Bullet List Знак,FooterText Знак,numbered Знак,Содержание. 2 уровень Знак,List Paragraph1 Знак,Paragraphe de liste1 Знак,lp1 Знак,1 Знак,UL Знак,Абзац маркированнный Знак,Заголовок_3 Знак,Bullet_IRAO Знак,Мой Список Знак,Маркер Знак"/>
    <w:basedOn w:val="a2"/>
    <w:link w:val="a5"/>
    <w:uiPriority w:val="34"/>
    <w:qFormat/>
    <w:locked/>
    <w:rsid w:val="009121FA"/>
    <w:rPr>
      <w:rFonts w:ascii="Times New Roman" w:eastAsia="Times New Roman" w:hAnsi="Times New Roman" w:cs="Times New Roman"/>
      <w:kern w:val="0"/>
      <w:sz w:val="24"/>
      <w:szCs w:val="24"/>
      <w:lang w:eastAsia="ru-RU"/>
      <w14:ligatures w14:val="none"/>
    </w:rPr>
  </w:style>
  <w:style w:type="paragraph" w:styleId="a7">
    <w:name w:val="Body Text"/>
    <w:basedOn w:val="a1"/>
    <w:link w:val="a8"/>
    <w:uiPriority w:val="99"/>
    <w:unhideWhenUsed/>
    <w:rsid w:val="009121FA"/>
    <w:pPr>
      <w:spacing w:after="120"/>
    </w:pPr>
  </w:style>
  <w:style w:type="character" w:customStyle="1" w:styleId="a8">
    <w:name w:val="Основной текст Знак"/>
    <w:basedOn w:val="a2"/>
    <w:link w:val="a7"/>
    <w:uiPriority w:val="99"/>
    <w:rsid w:val="009121FA"/>
    <w:rPr>
      <w:rFonts w:ascii="Times New Roman" w:eastAsia="Times New Roman" w:hAnsi="Times New Roman" w:cs="Times New Roman"/>
      <w:kern w:val="0"/>
      <w:sz w:val="24"/>
      <w:szCs w:val="24"/>
      <w:lang w:eastAsia="ru-RU"/>
      <w14:ligatures w14:val="none"/>
    </w:rPr>
  </w:style>
  <w:style w:type="table" w:styleId="a9">
    <w:name w:val="Table Grid"/>
    <w:aliases w:val="Таблица ИТ Эксперт"/>
    <w:basedOn w:val="a3"/>
    <w:uiPriority w:val="39"/>
    <w:rsid w:val="00360B66"/>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2"/>
    <w:uiPriority w:val="99"/>
    <w:unhideWhenUsed/>
    <w:rsid w:val="00C46492"/>
    <w:rPr>
      <w:color w:val="0563C1" w:themeColor="hyperlink"/>
      <w:u w:val="single"/>
    </w:rPr>
  </w:style>
  <w:style w:type="character" w:styleId="ab">
    <w:name w:val="annotation reference"/>
    <w:basedOn w:val="a2"/>
    <w:uiPriority w:val="99"/>
    <w:semiHidden/>
    <w:unhideWhenUsed/>
    <w:rsid w:val="001B1017"/>
    <w:rPr>
      <w:sz w:val="16"/>
      <w:szCs w:val="16"/>
    </w:rPr>
  </w:style>
  <w:style w:type="paragraph" w:styleId="ac">
    <w:name w:val="annotation text"/>
    <w:basedOn w:val="a1"/>
    <w:link w:val="ad"/>
    <w:uiPriority w:val="99"/>
    <w:unhideWhenUsed/>
    <w:rsid w:val="001B1017"/>
    <w:rPr>
      <w:sz w:val="20"/>
      <w:szCs w:val="20"/>
    </w:rPr>
  </w:style>
  <w:style w:type="character" w:customStyle="1" w:styleId="ad">
    <w:name w:val="Текст примечания Знак"/>
    <w:basedOn w:val="a2"/>
    <w:link w:val="ac"/>
    <w:uiPriority w:val="99"/>
    <w:rsid w:val="001B1017"/>
    <w:rPr>
      <w:rFonts w:ascii="Times New Roman" w:eastAsia="Times New Roman" w:hAnsi="Times New Roman" w:cs="Times New Roman"/>
      <w:kern w:val="0"/>
      <w:sz w:val="20"/>
      <w:szCs w:val="20"/>
      <w:lang w:eastAsia="ru-RU"/>
      <w14:ligatures w14:val="none"/>
    </w:rPr>
  </w:style>
  <w:style w:type="paragraph" w:styleId="ae">
    <w:name w:val="annotation subject"/>
    <w:basedOn w:val="ac"/>
    <w:next w:val="ac"/>
    <w:link w:val="af"/>
    <w:uiPriority w:val="99"/>
    <w:semiHidden/>
    <w:unhideWhenUsed/>
    <w:rsid w:val="001B1017"/>
    <w:rPr>
      <w:b/>
      <w:bCs/>
    </w:rPr>
  </w:style>
  <w:style w:type="character" w:customStyle="1" w:styleId="af">
    <w:name w:val="Тема примечания Знак"/>
    <w:basedOn w:val="ad"/>
    <w:link w:val="ae"/>
    <w:uiPriority w:val="99"/>
    <w:semiHidden/>
    <w:rsid w:val="001B1017"/>
    <w:rPr>
      <w:rFonts w:ascii="Times New Roman" w:eastAsia="Times New Roman" w:hAnsi="Times New Roman" w:cs="Times New Roman"/>
      <w:b/>
      <w:bCs/>
      <w:kern w:val="0"/>
      <w:sz w:val="20"/>
      <w:szCs w:val="20"/>
      <w:lang w:eastAsia="ru-RU"/>
      <w14:ligatures w14:val="none"/>
    </w:rPr>
  </w:style>
  <w:style w:type="paragraph" w:styleId="af0">
    <w:name w:val="Balloon Text"/>
    <w:basedOn w:val="a1"/>
    <w:link w:val="af1"/>
    <w:uiPriority w:val="99"/>
    <w:semiHidden/>
    <w:unhideWhenUsed/>
    <w:rsid w:val="001B1017"/>
    <w:rPr>
      <w:rFonts w:ascii="Segoe UI" w:hAnsi="Segoe UI" w:cs="Segoe UI"/>
      <w:sz w:val="18"/>
      <w:szCs w:val="18"/>
    </w:rPr>
  </w:style>
  <w:style w:type="character" w:customStyle="1" w:styleId="af1">
    <w:name w:val="Текст выноски Знак"/>
    <w:basedOn w:val="a2"/>
    <w:link w:val="af0"/>
    <w:uiPriority w:val="99"/>
    <w:semiHidden/>
    <w:rsid w:val="001B1017"/>
    <w:rPr>
      <w:rFonts w:ascii="Segoe UI" w:eastAsia="Times New Roman" w:hAnsi="Segoe UI" w:cs="Segoe UI"/>
      <w:kern w:val="0"/>
      <w:sz w:val="18"/>
      <w:szCs w:val="18"/>
      <w:lang w:eastAsia="ru-RU"/>
      <w14:ligatures w14:val="none"/>
    </w:rPr>
  </w:style>
  <w:style w:type="paragraph" w:styleId="af2">
    <w:name w:val="header"/>
    <w:basedOn w:val="a1"/>
    <w:link w:val="af3"/>
    <w:uiPriority w:val="99"/>
    <w:unhideWhenUsed/>
    <w:rsid w:val="000311CD"/>
    <w:pPr>
      <w:tabs>
        <w:tab w:val="center" w:pos="4677"/>
        <w:tab w:val="right" w:pos="9355"/>
      </w:tabs>
    </w:pPr>
  </w:style>
  <w:style w:type="character" w:customStyle="1" w:styleId="af3">
    <w:name w:val="Верхний колонтитул Знак"/>
    <w:basedOn w:val="a2"/>
    <w:link w:val="af2"/>
    <w:uiPriority w:val="99"/>
    <w:rsid w:val="000311CD"/>
    <w:rPr>
      <w:rFonts w:ascii="Times New Roman" w:eastAsia="Times New Roman" w:hAnsi="Times New Roman" w:cs="Times New Roman"/>
      <w:kern w:val="0"/>
      <w:sz w:val="24"/>
      <w:szCs w:val="24"/>
      <w:lang w:eastAsia="ru-RU"/>
      <w14:ligatures w14:val="none"/>
    </w:rPr>
  </w:style>
  <w:style w:type="paragraph" w:styleId="af4">
    <w:name w:val="footer"/>
    <w:basedOn w:val="a1"/>
    <w:link w:val="af5"/>
    <w:uiPriority w:val="99"/>
    <w:unhideWhenUsed/>
    <w:rsid w:val="000311CD"/>
    <w:pPr>
      <w:tabs>
        <w:tab w:val="center" w:pos="4677"/>
        <w:tab w:val="right" w:pos="9355"/>
      </w:tabs>
    </w:pPr>
  </w:style>
  <w:style w:type="character" w:customStyle="1" w:styleId="af5">
    <w:name w:val="Нижний колонтитул Знак"/>
    <w:basedOn w:val="a2"/>
    <w:link w:val="af4"/>
    <w:uiPriority w:val="99"/>
    <w:rsid w:val="000311CD"/>
    <w:rPr>
      <w:rFonts w:ascii="Times New Roman" w:eastAsia="Times New Roman" w:hAnsi="Times New Roman" w:cs="Times New Roman"/>
      <w:kern w:val="0"/>
      <w:sz w:val="24"/>
      <w:szCs w:val="24"/>
      <w:lang w:eastAsia="ru-RU"/>
      <w14:ligatures w14:val="none"/>
    </w:rPr>
  </w:style>
  <w:style w:type="character" w:styleId="af6">
    <w:name w:val="Placeholder Text"/>
    <w:basedOn w:val="a2"/>
    <w:uiPriority w:val="99"/>
    <w:semiHidden/>
    <w:rsid w:val="001F60D9"/>
    <w:rPr>
      <w:color w:val="808080"/>
    </w:rPr>
  </w:style>
  <w:style w:type="table" w:customStyle="1" w:styleId="12">
    <w:name w:val="Таблица ИТ Эксперт1"/>
    <w:basedOn w:val="a3"/>
    <w:next w:val="a9"/>
    <w:uiPriority w:val="39"/>
    <w:rsid w:val="00AD11F6"/>
    <w:pPr>
      <w:spacing w:after="0" w:line="240" w:lineRule="auto"/>
    </w:pPr>
    <w:rPr>
      <w:rFonts w:ascii="Calibri" w:eastAsia="Times New Roman"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
    <w:name w:val="Заголовок 3 Знак"/>
    <w:aliases w:val="Heading 3 Char Знак,h3 Знак,3 Знак,_Заголовок 3 Знак"/>
    <w:basedOn w:val="a2"/>
    <w:link w:val="3"/>
    <w:uiPriority w:val="9"/>
    <w:rsid w:val="00CF1391"/>
    <w:rPr>
      <w:rFonts w:ascii="Cambria" w:eastAsiaTheme="majorEastAsia" w:hAnsi="Cambria" w:cs="Times New Roman"/>
      <w:b/>
      <w:bCs/>
      <w:kern w:val="0"/>
      <w:szCs w:val="24"/>
      <w14:ligatures w14:val="none"/>
    </w:rPr>
  </w:style>
  <w:style w:type="character" w:customStyle="1" w:styleId="21">
    <w:name w:val="Заголовок 2 Знак"/>
    <w:basedOn w:val="a2"/>
    <w:link w:val="20"/>
    <w:uiPriority w:val="9"/>
    <w:rsid w:val="00CF1391"/>
    <w:rPr>
      <w:rFonts w:asciiTheme="majorHAnsi" w:eastAsiaTheme="majorEastAsia" w:hAnsiTheme="majorHAnsi" w:cstheme="majorBidi"/>
      <w:color w:val="2E74B5" w:themeColor="accent1" w:themeShade="BF"/>
      <w:kern w:val="0"/>
      <w:sz w:val="26"/>
      <w:szCs w:val="26"/>
      <w:lang w:eastAsia="ru-RU"/>
      <w14:ligatures w14:val="none"/>
    </w:rPr>
  </w:style>
  <w:style w:type="table" w:customStyle="1" w:styleId="-112">
    <w:name w:val="Таблица-сетка 1 светлая — акцент 12"/>
    <w:basedOn w:val="a3"/>
    <w:uiPriority w:val="46"/>
    <w:rsid w:val="00CF1391"/>
    <w:pPr>
      <w:spacing w:after="0" w:line="240" w:lineRule="auto"/>
    </w:pPr>
    <w:rPr>
      <w:rFonts w:eastAsiaTheme="minorEastAsia"/>
      <w:kern w:val="0"/>
      <w:lang w:eastAsia="ru-RU"/>
      <w14:ligatures w14:val="none"/>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13">
    <w:name w:val="toc 1"/>
    <w:basedOn w:val="a1"/>
    <w:next w:val="a1"/>
    <w:autoRedefine/>
    <w:uiPriority w:val="39"/>
    <w:unhideWhenUsed/>
    <w:rsid w:val="00231EDF"/>
    <w:pPr>
      <w:spacing w:after="100"/>
    </w:pPr>
    <w:rPr>
      <w:b/>
    </w:rPr>
  </w:style>
  <w:style w:type="paragraph" w:styleId="22">
    <w:name w:val="toc 2"/>
    <w:basedOn w:val="a1"/>
    <w:next w:val="a1"/>
    <w:autoRedefine/>
    <w:uiPriority w:val="39"/>
    <w:unhideWhenUsed/>
    <w:rsid w:val="0018445C"/>
    <w:pPr>
      <w:spacing w:after="100"/>
      <w:ind w:left="240"/>
    </w:pPr>
    <w:rPr>
      <w:b/>
    </w:rPr>
  </w:style>
  <w:style w:type="paragraph" w:styleId="af7">
    <w:name w:val="caption"/>
    <w:basedOn w:val="a1"/>
    <w:next w:val="a1"/>
    <w:uiPriority w:val="35"/>
    <w:unhideWhenUsed/>
    <w:qFormat/>
    <w:rsid w:val="004C54EF"/>
    <w:pPr>
      <w:ind w:firstLine="567"/>
    </w:pPr>
    <w:rPr>
      <w:rFonts w:eastAsiaTheme="minorHAnsi"/>
      <w:i/>
      <w:iCs/>
      <w:color w:val="44546A" w:themeColor="text2"/>
      <w:sz w:val="18"/>
      <w:szCs w:val="18"/>
      <w:lang w:eastAsia="en-US"/>
    </w:rPr>
  </w:style>
  <w:style w:type="table" w:customStyle="1" w:styleId="23">
    <w:name w:val="Таблица ИТ Эксперт2"/>
    <w:basedOn w:val="a3"/>
    <w:next w:val="a9"/>
    <w:uiPriority w:val="39"/>
    <w:rsid w:val="00207E34"/>
    <w:pPr>
      <w:spacing w:after="0" w:line="240" w:lineRule="auto"/>
    </w:pPr>
    <w:rPr>
      <w:rFonts w:eastAsiaTheme="minorEastAsia"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_Таблица_яч_ж"/>
    <w:basedOn w:val="a1"/>
    <w:link w:val="af9"/>
    <w:qFormat/>
    <w:rsid w:val="00207E34"/>
    <w:pPr>
      <w:spacing w:after="120" w:line="276" w:lineRule="auto"/>
    </w:pPr>
    <w:rPr>
      <w:b/>
    </w:rPr>
  </w:style>
  <w:style w:type="character" w:customStyle="1" w:styleId="af9">
    <w:name w:val="_Таблица_яч_ж Знак"/>
    <w:basedOn w:val="a2"/>
    <w:link w:val="af8"/>
    <w:rsid w:val="00207E34"/>
    <w:rPr>
      <w:rFonts w:ascii="Times New Roman" w:eastAsia="Times New Roman" w:hAnsi="Times New Roman" w:cs="Times New Roman"/>
      <w:b/>
      <w:kern w:val="0"/>
      <w:sz w:val="24"/>
      <w:szCs w:val="24"/>
      <w:lang w:eastAsia="ru-RU"/>
      <w14:ligatures w14:val="none"/>
    </w:rPr>
  </w:style>
  <w:style w:type="paragraph" w:customStyle="1" w:styleId="afa">
    <w:name w:val="ТКВ Синий комментарий"/>
    <w:basedOn w:val="a1"/>
    <w:qFormat/>
    <w:rsid w:val="00207E34"/>
    <w:pPr>
      <w:spacing w:after="160" w:line="259" w:lineRule="auto"/>
    </w:pPr>
    <w:rPr>
      <w:rFonts w:eastAsiaTheme="minorEastAsia" w:cstheme="minorBidi"/>
      <w:i/>
      <w:color w:val="0070C0"/>
      <w:szCs w:val="22"/>
    </w:rPr>
  </w:style>
  <w:style w:type="table" w:customStyle="1" w:styleId="32">
    <w:name w:val="Таблица ИТ Эксперт3"/>
    <w:basedOn w:val="a3"/>
    <w:next w:val="a9"/>
    <w:uiPriority w:val="39"/>
    <w:rsid w:val="00850077"/>
    <w:pPr>
      <w:spacing w:after="0" w:line="240" w:lineRule="auto"/>
    </w:pPr>
    <w:rPr>
      <w:rFonts w:eastAsiaTheme="minorEastAsia"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ТКВ НумТаб"/>
    <w:basedOn w:val="a5"/>
    <w:qFormat/>
    <w:rsid w:val="003545B6"/>
    <w:pPr>
      <w:numPr>
        <w:numId w:val="2"/>
      </w:numPr>
      <w:tabs>
        <w:tab w:val="num" w:pos="360"/>
      </w:tabs>
      <w:ind w:left="720" w:firstLine="0"/>
    </w:pPr>
    <w:rPr>
      <w:rFonts w:eastAsiaTheme="minorEastAsia" w:cstheme="minorBidi"/>
      <w:szCs w:val="22"/>
    </w:rPr>
  </w:style>
  <w:style w:type="table" w:customStyle="1" w:styleId="-111">
    <w:name w:val="Таблица-сетка 1 светлая — акцент 11"/>
    <w:basedOn w:val="a3"/>
    <w:uiPriority w:val="46"/>
    <w:rsid w:val="003545B6"/>
    <w:pPr>
      <w:spacing w:after="0" w:line="240" w:lineRule="auto"/>
    </w:pPr>
    <w:rPr>
      <w:rFonts w:eastAsiaTheme="minorEastAsia"/>
      <w:kern w:val="0"/>
      <w:lang w:eastAsia="ru-RU"/>
      <w14:ligatures w14:val="none"/>
    </w:rPr>
    <w:tblPr>
      <w:tblStyleRowBandSize w:val="1"/>
      <w:tblStyleColBandSize w:val="1"/>
      <w:tblInd w:w="0" w:type="nil"/>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33">
    <w:name w:val="toc 3"/>
    <w:basedOn w:val="a1"/>
    <w:next w:val="a1"/>
    <w:autoRedefine/>
    <w:uiPriority w:val="39"/>
    <w:unhideWhenUsed/>
    <w:rsid w:val="0018445C"/>
    <w:pPr>
      <w:spacing w:after="100"/>
      <w:ind w:left="480"/>
    </w:pPr>
  </w:style>
  <w:style w:type="character" w:customStyle="1" w:styleId="-0">
    <w:name w:val="ГРАДУМ - Базовый"/>
    <w:qFormat/>
    <w:rsid w:val="009B43F9"/>
    <w:rPr>
      <w:rFonts w:ascii="Cambria" w:hAnsi="Cambria"/>
      <w:sz w:val="22"/>
      <w:lang w:val="ru-RU"/>
    </w:rPr>
  </w:style>
  <w:style w:type="paragraph" w:styleId="afb">
    <w:name w:val="No Spacing"/>
    <w:aliases w:val="ТКВ Без интервала"/>
    <w:uiPriority w:val="1"/>
    <w:qFormat/>
    <w:rsid w:val="003578F0"/>
    <w:pPr>
      <w:spacing w:after="0" w:line="240" w:lineRule="auto"/>
    </w:pPr>
    <w:rPr>
      <w:rFonts w:ascii="Times New Roman" w:eastAsiaTheme="minorEastAsia" w:hAnsi="Times New Roman"/>
      <w:kern w:val="0"/>
      <w:lang w:eastAsia="ru-RU"/>
      <w14:ligatures w14:val="none"/>
    </w:rPr>
  </w:style>
  <w:style w:type="paragraph" w:customStyle="1" w:styleId="-1">
    <w:name w:val="ГРАДУМ - Базовый Заглавным жирными + по правому краю"/>
    <w:basedOn w:val="afb"/>
    <w:qFormat/>
    <w:rsid w:val="003578F0"/>
    <w:pPr>
      <w:jc w:val="right"/>
    </w:pPr>
    <w:rPr>
      <w:rFonts w:ascii="Cambria" w:hAnsi="Cambria"/>
      <w:b/>
    </w:rPr>
  </w:style>
  <w:style w:type="paragraph" w:customStyle="1" w:styleId="-2">
    <w:name w:val="ГРАДУМ - Без интервала"/>
    <w:basedOn w:val="afb"/>
    <w:qFormat/>
    <w:rsid w:val="003578F0"/>
    <w:rPr>
      <w:rFonts w:ascii="Cambria" w:hAnsi="Cambria"/>
    </w:rPr>
  </w:style>
  <w:style w:type="paragraph" w:styleId="afc">
    <w:name w:val="List Bullet"/>
    <w:basedOn w:val="a1"/>
    <w:rsid w:val="006F1B1E"/>
    <w:pPr>
      <w:tabs>
        <w:tab w:val="num" w:pos="360"/>
      </w:tabs>
      <w:spacing w:after="160" w:line="259" w:lineRule="auto"/>
      <w:ind w:left="360" w:hanging="360"/>
    </w:pPr>
    <w:rPr>
      <w:rFonts w:eastAsiaTheme="minorEastAsia" w:cstheme="minorBidi"/>
      <w:szCs w:val="22"/>
    </w:rPr>
  </w:style>
  <w:style w:type="character" w:customStyle="1" w:styleId="11">
    <w:name w:val="Заголовок 1 Знак"/>
    <w:basedOn w:val="a2"/>
    <w:link w:val="10"/>
    <w:uiPriority w:val="9"/>
    <w:rsid w:val="00E92F69"/>
    <w:rPr>
      <w:rFonts w:asciiTheme="majorHAnsi" w:eastAsiaTheme="majorEastAsia" w:hAnsiTheme="majorHAnsi" w:cstheme="majorBidi"/>
      <w:color w:val="2E74B5" w:themeColor="accent1" w:themeShade="BF"/>
      <w:kern w:val="0"/>
      <w:sz w:val="32"/>
      <w:szCs w:val="32"/>
      <w:lang w:eastAsia="ru-RU"/>
      <w14:ligatures w14:val="none"/>
    </w:rPr>
  </w:style>
  <w:style w:type="paragraph" w:customStyle="1" w:styleId="14">
    <w:name w:val="_Заголовок У1"/>
    <w:next w:val="a1"/>
    <w:uiPriority w:val="99"/>
    <w:qFormat/>
    <w:rsid w:val="00F615B2"/>
    <w:pPr>
      <w:tabs>
        <w:tab w:val="left" w:pos="4200"/>
      </w:tabs>
      <w:spacing w:before="360" w:after="120" w:line="240" w:lineRule="auto"/>
    </w:pPr>
    <w:rPr>
      <w:rFonts w:ascii="Cambria" w:eastAsia="Times New Roman" w:hAnsi="Cambria" w:cs="Times New Roman"/>
      <w:b/>
      <w:bCs/>
      <w:caps/>
      <w:color w:val="1F497D"/>
      <w:spacing w:val="5"/>
      <w:kern w:val="32"/>
      <w:sz w:val="28"/>
      <w:szCs w:val="24"/>
      <w14:ligatures w14:val="none"/>
    </w:rPr>
  </w:style>
  <w:style w:type="paragraph" w:styleId="afd">
    <w:name w:val="Title"/>
    <w:aliases w:val="ТКВ Заголовок"/>
    <w:basedOn w:val="a1"/>
    <w:next w:val="a1"/>
    <w:link w:val="afe"/>
    <w:uiPriority w:val="10"/>
    <w:qFormat/>
    <w:rsid w:val="00A47D70"/>
    <w:pPr>
      <w:contextualSpacing/>
    </w:pPr>
    <w:rPr>
      <w:rFonts w:eastAsiaTheme="majorEastAsia" w:cstheme="majorBidi"/>
      <w:color w:val="000000" w:themeColor="text1"/>
      <w:sz w:val="52"/>
      <w:szCs w:val="56"/>
    </w:rPr>
  </w:style>
  <w:style w:type="character" w:customStyle="1" w:styleId="afe">
    <w:name w:val="Заголовок Знак"/>
    <w:aliases w:val="ТКВ Заголовок Знак"/>
    <w:basedOn w:val="a2"/>
    <w:link w:val="afd"/>
    <w:uiPriority w:val="10"/>
    <w:rsid w:val="00A47D70"/>
    <w:rPr>
      <w:rFonts w:ascii="Times New Roman" w:eastAsiaTheme="majorEastAsia" w:hAnsi="Times New Roman" w:cstheme="majorBidi"/>
      <w:color w:val="000000" w:themeColor="text1"/>
      <w:kern w:val="0"/>
      <w:sz w:val="52"/>
      <w:szCs w:val="56"/>
      <w:lang w:eastAsia="ru-RU"/>
      <w14:ligatures w14:val="none"/>
    </w:rPr>
  </w:style>
  <w:style w:type="character" w:styleId="aff">
    <w:name w:val="page number"/>
    <w:basedOn w:val="a2"/>
    <w:uiPriority w:val="99"/>
    <w:rsid w:val="004023A6"/>
  </w:style>
  <w:style w:type="paragraph" w:styleId="aff0">
    <w:name w:val="TOC Heading"/>
    <w:basedOn w:val="10"/>
    <w:next w:val="a1"/>
    <w:uiPriority w:val="39"/>
    <w:unhideWhenUsed/>
    <w:qFormat/>
    <w:rsid w:val="00847FD4"/>
    <w:pPr>
      <w:spacing w:line="259" w:lineRule="auto"/>
      <w:outlineLvl w:val="9"/>
    </w:pPr>
  </w:style>
  <w:style w:type="paragraph" w:customStyle="1" w:styleId="-">
    <w:name w:val="ГРАДУМ - Маркированный список"/>
    <w:qFormat/>
    <w:rsid w:val="00CE7CD7"/>
    <w:pPr>
      <w:numPr>
        <w:numId w:val="3"/>
      </w:numPr>
      <w:spacing w:after="0" w:line="240" w:lineRule="auto"/>
    </w:pPr>
    <w:rPr>
      <w:rFonts w:ascii="Cambria" w:eastAsiaTheme="minorEastAsia" w:hAnsi="Cambria"/>
      <w:kern w:val="0"/>
      <w:lang w:eastAsia="ru-RU"/>
      <w14:ligatures w14:val="none"/>
    </w:rPr>
  </w:style>
  <w:style w:type="paragraph" w:customStyle="1" w:styleId="1">
    <w:name w:val="Загол1"/>
    <w:basedOn w:val="a5"/>
    <w:next w:val="a1"/>
    <w:link w:val="15"/>
    <w:autoRedefine/>
    <w:qFormat/>
    <w:rsid w:val="00B657E9"/>
    <w:pPr>
      <w:numPr>
        <w:numId w:val="4"/>
      </w:numPr>
      <w:spacing w:after="240" w:line="360" w:lineRule="auto"/>
      <w:jc w:val="both"/>
      <w:outlineLvl w:val="0"/>
    </w:pPr>
    <w:rPr>
      <w:rFonts w:eastAsiaTheme="minorEastAsia" w:cstheme="minorBidi"/>
      <w:b/>
      <w:szCs w:val="22"/>
      <w:lang w:eastAsia="en-US"/>
    </w:rPr>
  </w:style>
  <w:style w:type="paragraph" w:customStyle="1" w:styleId="2">
    <w:name w:val="Загол2"/>
    <w:basedOn w:val="a5"/>
    <w:next w:val="a1"/>
    <w:autoRedefine/>
    <w:qFormat/>
    <w:rsid w:val="00FB58CE"/>
    <w:pPr>
      <w:numPr>
        <w:ilvl w:val="1"/>
        <w:numId w:val="4"/>
      </w:numPr>
      <w:spacing w:after="240" w:line="276" w:lineRule="auto"/>
      <w:outlineLvl w:val="1"/>
    </w:pPr>
    <w:rPr>
      <w:rFonts w:eastAsia="Calibri"/>
      <w:b/>
      <w:szCs w:val="22"/>
      <w:lang w:eastAsia="en-US"/>
    </w:rPr>
  </w:style>
  <w:style w:type="paragraph" w:customStyle="1" w:styleId="30">
    <w:name w:val="Загол3"/>
    <w:basedOn w:val="1"/>
    <w:next w:val="a1"/>
    <w:autoRedefine/>
    <w:qFormat/>
    <w:rsid w:val="0051152C"/>
    <w:pPr>
      <w:numPr>
        <w:ilvl w:val="2"/>
      </w:numPr>
      <w:outlineLvl w:val="2"/>
    </w:pPr>
  </w:style>
  <w:style w:type="paragraph" w:styleId="42">
    <w:name w:val="toc 4"/>
    <w:basedOn w:val="a1"/>
    <w:next w:val="a1"/>
    <w:autoRedefine/>
    <w:uiPriority w:val="39"/>
    <w:semiHidden/>
    <w:unhideWhenUsed/>
    <w:rsid w:val="0018445C"/>
    <w:pPr>
      <w:spacing w:after="100"/>
      <w:ind w:left="720"/>
    </w:pPr>
    <w:rPr>
      <w:b/>
    </w:rPr>
  </w:style>
  <w:style w:type="paragraph" w:customStyle="1" w:styleId="aff1">
    <w:name w:val="МОЙ"/>
    <w:basedOn w:val="1"/>
    <w:next w:val="2"/>
    <w:link w:val="aff2"/>
    <w:qFormat/>
    <w:rsid w:val="00E1372B"/>
  </w:style>
  <w:style w:type="character" w:customStyle="1" w:styleId="41">
    <w:name w:val="Заголовок 4 Знак"/>
    <w:basedOn w:val="a2"/>
    <w:link w:val="40"/>
    <w:uiPriority w:val="9"/>
    <w:rsid w:val="00F04E3D"/>
    <w:rPr>
      <w:rFonts w:asciiTheme="majorHAnsi" w:eastAsiaTheme="majorEastAsia" w:hAnsiTheme="majorHAnsi" w:cstheme="majorBidi"/>
      <w:i/>
      <w:iCs/>
      <w:color w:val="2E74B5" w:themeColor="accent1" w:themeShade="BF"/>
      <w:kern w:val="0"/>
      <w:sz w:val="24"/>
      <w:szCs w:val="24"/>
      <w:lang w:eastAsia="ru-RU"/>
      <w14:ligatures w14:val="none"/>
    </w:rPr>
  </w:style>
  <w:style w:type="character" w:customStyle="1" w:styleId="15">
    <w:name w:val="Загол1 Знак"/>
    <w:basedOn w:val="a6"/>
    <w:link w:val="1"/>
    <w:rsid w:val="00B657E9"/>
    <w:rPr>
      <w:rFonts w:ascii="Cambria" w:eastAsiaTheme="minorEastAsia" w:hAnsi="Cambria" w:cs="Times New Roman"/>
      <w:b/>
      <w:kern w:val="0"/>
      <w:sz w:val="24"/>
      <w:szCs w:val="24"/>
      <w:lang w:eastAsia="ru-RU"/>
      <w14:ligatures w14:val="none"/>
    </w:rPr>
  </w:style>
  <w:style w:type="character" w:customStyle="1" w:styleId="aff2">
    <w:name w:val="МОЙ Знак"/>
    <w:basedOn w:val="15"/>
    <w:link w:val="aff1"/>
    <w:rsid w:val="00E1372B"/>
    <w:rPr>
      <w:rFonts w:ascii="Cambria" w:eastAsiaTheme="minorEastAsia" w:hAnsi="Cambria" w:cs="Times New Roman"/>
      <w:b/>
      <w:kern w:val="0"/>
      <w:sz w:val="24"/>
      <w:szCs w:val="24"/>
      <w:lang w:eastAsia="ru-RU"/>
      <w14:ligatures w14:val="none"/>
    </w:rPr>
  </w:style>
  <w:style w:type="paragraph" w:styleId="4">
    <w:name w:val="List Bullet 4"/>
    <w:basedOn w:val="a1"/>
    <w:uiPriority w:val="99"/>
    <w:semiHidden/>
    <w:unhideWhenUsed/>
    <w:rsid w:val="002D6CCF"/>
    <w:pPr>
      <w:numPr>
        <w:numId w:val="5"/>
      </w:numPr>
      <w:pBdr>
        <w:top w:val="none" w:sz="4" w:space="0" w:color="000000"/>
        <w:left w:val="none" w:sz="4" w:space="0" w:color="000000"/>
        <w:bottom w:val="none" w:sz="4" w:space="0" w:color="000000"/>
        <w:right w:val="none" w:sz="4" w:space="0" w:color="000000"/>
        <w:between w:val="none" w:sz="4" w:space="0" w:color="000000"/>
      </w:pBdr>
      <w:tabs>
        <w:tab w:val="left" w:pos="1209"/>
      </w:tabs>
      <w:spacing w:after="60"/>
      <w:ind w:left="1209"/>
      <w:jc w:val="both"/>
    </w:pPr>
    <w:rPr>
      <w:szCs w:val="20"/>
    </w:rPr>
  </w:style>
  <w:style w:type="paragraph" w:styleId="51">
    <w:name w:val="toc 5"/>
    <w:basedOn w:val="a1"/>
    <w:next w:val="a1"/>
    <w:autoRedefine/>
    <w:uiPriority w:val="39"/>
    <w:semiHidden/>
    <w:unhideWhenUsed/>
    <w:rsid w:val="0018445C"/>
    <w:pPr>
      <w:spacing w:after="100"/>
      <w:ind w:left="960"/>
    </w:pPr>
    <w:rPr>
      <w:b/>
    </w:rPr>
  </w:style>
  <w:style w:type="paragraph" w:styleId="61">
    <w:name w:val="toc 6"/>
    <w:basedOn w:val="a1"/>
    <w:next w:val="a1"/>
    <w:autoRedefine/>
    <w:uiPriority w:val="39"/>
    <w:semiHidden/>
    <w:unhideWhenUsed/>
    <w:rsid w:val="0018445C"/>
    <w:pPr>
      <w:spacing w:after="100"/>
      <w:ind w:left="1200"/>
    </w:pPr>
    <w:rPr>
      <w:b/>
    </w:rPr>
  </w:style>
  <w:style w:type="paragraph" w:customStyle="1" w:styleId="-3">
    <w:name w:val="ГРАДУМ - Базовый Заглавным жирными + По левому краю"/>
    <w:rsid w:val="009C66DC"/>
    <w:rPr>
      <w:rFonts w:ascii="Cambria" w:eastAsia="Times New Roman" w:hAnsi="Cambria" w:cs="Times New Roman"/>
      <w:b/>
      <w:bCs/>
      <w:kern w:val="0"/>
      <w:szCs w:val="20"/>
      <w:lang w:eastAsia="ru-RU"/>
      <w14:ligatures w14:val="none"/>
    </w:rPr>
  </w:style>
  <w:style w:type="paragraph" w:customStyle="1" w:styleId="Default">
    <w:name w:val="Default"/>
    <w:rsid w:val="002C3A19"/>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aff3">
    <w:name w:val="Revision"/>
    <w:hidden/>
    <w:uiPriority w:val="99"/>
    <w:semiHidden/>
    <w:rsid w:val="0004115B"/>
    <w:pPr>
      <w:spacing w:after="0" w:line="240" w:lineRule="auto"/>
    </w:pPr>
    <w:rPr>
      <w:rFonts w:ascii="Times New Roman" w:eastAsia="Times New Roman" w:hAnsi="Times New Roman" w:cs="Times New Roman"/>
      <w:kern w:val="0"/>
      <w:sz w:val="24"/>
      <w:szCs w:val="24"/>
      <w:lang w:eastAsia="ru-RU"/>
      <w14:ligatures w14:val="none"/>
    </w:rPr>
  </w:style>
  <w:style w:type="paragraph" w:customStyle="1" w:styleId="a">
    <w:name w:val="ТКВ Маркированный"/>
    <w:basedOn w:val="a5"/>
    <w:qFormat/>
    <w:rsid w:val="00AE49AA"/>
    <w:pPr>
      <w:numPr>
        <w:numId w:val="6"/>
      </w:numPr>
      <w:spacing w:after="160" w:line="259" w:lineRule="auto"/>
    </w:pPr>
    <w:rPr>
      <w:rFonts w:eastAsiaTheme="minorEastAsia" w:cstheme="minorBidi"/>
      <w:szCs w:val="22"/>
    </w:rPr>
  </w:style>
  <w:style w:type="paragraph" w:customStyle="1" w:styleId="-4">
    <w:name w:val="ГРАДУМ - Базовый Доп отступ сверху"/>
    <w:basedOn w:val="a1"/>
    <w:qFormat/>
    <w:rsid w:val="00724AEC"/>
    <w:pPr>
      <w:spacing w:before="120" w:after="120" w:line="259" w:lineRule="auto"/>
    </w:pPr>
    <w:rPr>
      <w:rFonts w:eastAsiaTheme="minorEastAsia" w:cstheme="minorBidi"/>
      <w:szCs w:val="22"/>
    </w:rPr>
  </w:style>
  <w:style w:type="paragraph" w:styleId="aff4">
    <w:name w:val="Normal (Web)"/>
    <w:basedOn w:val="a1"/>
    <w:uiPriority w:val="99"/>
    <w:unhideWhenUsed/>
    <w:rsid w:val="00F27CC0"/>
    <w:pPr>
      <w:spacing w:before="100" w:beforeAutospacing="1" w:after="100" w:afterAutospacing="1"/>
    </w:pPr>
  </w:style>
  <w:style w:type="character" w:styleId="aff5">
    <w:name w:val="Strong"/>
    <w:basedOn w:val="a2"/>
    <w:uiPriority w:val="22"/>
    <w:qFormat/>
    <w:rsid w:val="00F27CC0"/>
    <w:rPr>
      <w:b/>
      <w:bCs/>
    </w:rPr>
  </w:style>
  <w:style w:type="character" w:customStyle="1" w:styleId="16">
    <w:name w:val="Основной текст1"/>
    <w:basedOn w:val="a2"/>
    <w:rsid w:val="00E31A2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style>
  <w:style w:type="character" w:customStyle="1" w:styleId="Bodytext">
    <w:name w:val="Body text_"/>
    <w:basedOn w:val="a2"/>
    <w:link w:val="71"/>
    <w:rsid w:val="00B24AA2"/>
    <w:rPr>
      <w:rFonts w:ascii="Times New Roman" w:eastAsia="Times New Roman" w:hAnsi="Times New Roman" w:cs="Times New Roman"/>
      <w:sz w:val="26"/>
      <w:szCs w:val="26"/>
      <w:shd w:val="clear" w:color="auto" w:fill="FFFFFF"/>
    </w:rPr>
  </w:style>
  <w:style w:type="paragraph" w:customStyle="1" w:styleId="71">
    <w:name w:val="Основной текст7"/>
    <w:basedOn w:val="a1"/>
    <w:link w:val="Bodytext"/>
    <w:rsid w:val="00B24AA2"/>
    <w:pPr>
      <w:widowControl w:val="0"/>
      <w:shd w:val="clear" w:color="auto" w:fill="FFFFFF"/>
      <w:spacing w:line="0" w:lineRule="atLeast"/>
      <w:ind w:hanging="400"/>
    </w:pPr>
    <w:rPr>
      <w:rFonts w:ascii="Times New Roman" w:hAnsi="Times New Roman"/>
      <w:kern w:val="2"/>
      <w:sz w:val="26"/>
      <w:szCs w:val="26"/>
      <w:lang w:eastAsia="en-US"/>
      <w14:ligatures w14:val="standardContextual"/>
    </w:rPr>
  </w:style>
  <w:style w:type="paragraph" w:styleId="aff6">
    <w:name w:val="footnote text"/>
    <w:basedOn w:val="a1"/>
    <w:link w:val="aff7"/>
    <w:uiPriority w:val="99"/>
    <w:unhideWhenUsed/>
    <w:rsid w:val="00A71952"/>
    <w:rPr>
      <w:sz w:val="20"/>
      <w:szCs w:val="20"/>
    </w:rPr>
  </w:style>
  <w:style w:type="character" w:customStyle="1" w:styleId="aff7">
    <w:name w:val="Текст сноски Знак"/>
    <w:basedOn w:val="a2"/>
    <w:link w:val="aff6"/>
    <w:uiPriority w:val="99"/>
    <w:rsid w:val="00A71952"/>
    <w:rPr>
      <w:rFonts w:ascii="Cambria" w:eastAsia="Times New Roman" w:hAnsi="Cambria" w:cs="Times New Roman"/>
      <w:kern w:val="0"/>
      <w:sz w:val="20"/>
      <w:szCs w:val="20"/>
      <w:lang w:eastAsia="ru-RU"/>
      <w14:ligatures w14:val="none"/>
    </w:rPr>
  </w:style>
  <w:style w:type="character" w:styleId="aff8">
    <w:name w:val="footnote reference"/>
    <w:basedOn w:val="a2"/>
    <w:uiPriority w:val="99"/>
    <w:semiHidden/>
    <w:unhideWhenUsed/>
    <w:rsid w:val="00A71952"/>
    <w:rPr>
      <w:vertAlign w:val="superscript"/>
    </w:rPr>
  </w:style>
  <w:style w:type="character" w:customStyle="1" w:styleId="Bodytext11ptBold">
    <w:name w:val="Body text + 11 pt;Bold"/>
    <w:basedOn w:val="Bodytext"/>
    <w:rsid w:val="00B024E8"/>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ru-RU" w:eastAsia="ru-RU" w:bidi="ru-RU"/>
    </w:rPr>
  </w:style>
  <w:style w:type="character" w:customStyle="1" w:styleId="Bodytext11pt">
    <w:name w:val="Body text + 11 pt"/>
    <w:basedOn w:val="Bodytext"/>
    <w:rsid w:val="0081084A"/>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ru-RU" w:eastAsia="ru-RU" w:bidi="ru-RU"/>
    </w:rPr>
  </w:style>
  <w:style w:type="character" w:customStyle="1" w:styleId="24">
    <w:name w:val="Основной текст2"/>
    <w:basedOn w:val="Bodytext"/>
    <w:rsid w:val="00C673B4"/>
    <w:rPr>
      <w:rFonts w:ascii="Times New Roman" w:eastAsia="Times New Roman" w:hAnsi="Times New Roman" w:cs="Times New Roman"/>
      <w:b w:val="0"/>
      <w:bCs w:val="0"/>
      <w:i w:val="0"/>
      <w:iCs w:val="0"/>
      <w:smallCaps w:val="0"/>
      <w:strike w:val="0"/>
      <w:color w:val="000000"/>
      <w:spacing w:val="0"/>
      <w:w w:val="100"/>
      <w:position w:val="0"/>
      <w:sz w:val="26"/>
      <w:szCs w:val="26"/>
      <w:u w:val="single"/>
      <w:shd w:val="clear" w:color="auto" w:fill="FFFFFF"/>
      <w:lang w:val="ru-RU" w:eastAsia="ru-RU" w:bidi="ru-RU"/>
    </w:rPr>
  </w:style>
  <w:style w:type="character" w:customStyle="1" w:styleId="50">
    <w:name w:val="Заголовок 5 Знак"/>
    <w:basedOn w:val="a2"/>
    <w:link w:val="5"/>
    <w:uiPriority w:val="9"/>
    <w:semiHidden/>
    <w:rsid w:val="004F038D"/>
    <w:rPr>
      <w:rFonts w:eastAsiaTheme="majorEastAsia" w:cstheme="majorBidi"/>
      <w:color w:val="2E74B5" w:themeColor="accent1" w:themeShade="BF"/>
      <w:sz w:val="24"/>
      <w:szCs w:val="24"/>
    </w:rPr>
  </w:style>
  <w:style w:type="character" w:customStyle="1" w:styleId="60">
    <w:name w:val="Заголовок 6 Знак"/>
    <w:basedOn w:val="a2"/>
    <w:link w:val="6"/>
    <w:uiPriority w:val="9"/>
    <w:semiHidden/>
    <w:rsid w:val="004F038D"/>
    <w:rPr>
      <w:rFonts w:eastAsiaTheme="majorEastAsia" w:cstheme="majorBidi"/>
      <w:i/>
      <w:iCs/>
      <w:color w:val="595959" w:themeColor="text1" w:themeTint="A6"/>
      <w:sz w:val="24"/>
      <w:szCs w:val="24"/>
    </w:rPr>
  </w:style>
  <w:style w:type="character" w:customStyle="1" w:styleId="70">
    <w:name w:val="Заголовок 7 Знак"/>
    <w:basedOn w:val="a2"/>
    <w:link w:val="7"/>
    <w:uiPriority w:val="9"/>
    <w:semiHidden/>
    <w:rsid w:val="004F038D"/>
    <w:rPr>
      <w:rFonts w:eastAsiaTheme="majorEastAsia" w:cstheme="majorBidi"/>
      <w:color w:val="595959" w:themeColor="text1" w:themeTint="A6"/>
      <w:sz w:val="24"/>
      <w:szCs w:val="24"/>
    </w:rPr>
  </w:style>
  <w:style w:type="character" w:customStyle="1" w:styleId="80">
    <w:name w:val="Заголовок 8 Знак"/>
    <w:basedOn w:val="a2"/>
    <w:link w:val="8"/>
    <w:uiPriority w:val="9"/>
    <w:semiHidden/>
    <w:rsid w:val="004F038D"/>
    <w:rPr>
      <w:rFonts w:eastAsiaTheme="majorEastAsia" w:cstheme="majorBidi"/>
      <w:i/>
      <w:iCs/>
      <w:color w:val="272727" w:themeColor="text1" w:themeTint="D8"/>
      <w:sz w:val="24"/>
      <w:szCs w:val="24"/>
    </w:rPr>
  </w:style>
  <w:style w:type="character" w:customStyle="1" w:styleId="90">
    <w:name w:val="Заголовок 9 Знак"/>
    <w:basedOn w:val="a2"/>
    <w:link w:val="9"/>
    <w:uiPriority w:val="9"/>
    <w:semiHidden/>
    <w:rsid w:val="004F038D"/>
    <w:rPr>
      <w:rFonts w:eastAsiaTheme="majorEastAsia" w:cstheme="majorBidi"/>
      <w:color w:val="272727" w:themeColor="text1" w:themeTint="D8"/>
      <w:sz w:val="24"/>
      <w:szCs w:val="24"/>
    </w:rPr>
  </w:style>
  <w:style w:type="paragraph" w:styleId="aff9">
    <w:name w:val="Subtitle"/>
    <w:basedOn w:val="a1"/>
    <w:next w:val="a1"/>
    <w:link w:val="affa"/>
    <w:uiPriority w:val="11"/>
    <w:qFormat/>
    <w:rsid w:val="004F038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ffa">
    <w:name w:val="Подзаголовок Знак"/>
    <w:basedOn w:val="a2"/>
    <w:link w:val="aff9"/>
    <w:uiPriority w:val="11"/>
    <w:rsid w:val="004F038D"/>
    <w:rPr>
      <w:rFonts w:eastAsiaTheme="majorEastAsia" w:cstheme="majorBidi"/>
      <w:color w:val="595959" w:themeColor="text1" w:themeTint="A6"/>
      <w:spacing w:val="15"/>
      <w:sz w:val="28"/>
      <w:szCs w:val="28"/>
    </w:rPr>
  </w:style>
  <w:style w:type="paragraph" w:styleId="25">
    <w:name w:val="Quote"/>
    <w:basedOn w:val="a1"/>
    <w:next w:val="a1"/>
    <w:link w:val="26"/>
    <w:uiPriority w:val="29"/>
    <w:qFormat/>
    <w:rsid w:val="004F038D"/>
    <w:pPr>
      <w:spacing w:before="160" w:after="160" w:line="278" w:lineRule="auto"/>
      <w:jc w:val="center"/>
    </w:pPr>
    <w:rPr>
      <w:rFonts w:asciiTheme="minorHAnsi" w:eastAsiaTheme="minorHAnsi" w:hAnsiTheme="minorHAnsi" w:cstheme="minorBidi"/>
      <w:i/>
      <w:iCs/>
      <w:color w:val="404040" w:themeColor="text1" w:themeTint="BF"/>
      <w:kern w:val="2"/>
      <w:sz w:val="24"/>
      <w:lang w:eastAsia="en-US"/>
      <w14:ligatures w14:val="standardContextual"/>
    </w:rPr>
  </w:style>
  <w:style w:type="character" w:customStyle="1" w:styleId="26">
    <w:name w:val="Цитата 2 Знак"/>
    <w:basedOn w:val="a2"/>
    <w:link w:val="25"/>
    <w:uiPriority w:val="29"/>
    <w:rsid w:val="004F038D"/>
    <w:rPr>
      <w:i/>
      <w:iCs/>
      <w:color w:val="404040" w:themeColor="text1" w:themeTint="BF"/>
      <w:sz w:val="24"/>
      <w:szCs w:val="24"/>
    </w:rPr>
  </w:style>
  <w:style w:type="character" w:styleId="affb">
    <w:name w:val="Intense Emphasis"/>
    <w:basedOn w:val="a2"/>
    <w:uiPriority w:val="21"/>
    <w:qFormat/>
    <w:rsid w:val="004F038D"/>
    <w:rPr>
      <w:i/>
      <w:iCs/>
      <w:color w:val="2E74B5" w:themeColor="accent1" w:themeShade="BF"/>
    </w:rPr>
  </w:style>
  <w:style w:type="paragraph" w:styleId="affc">
    <w:name w:val="Intense Quote"/>
    <w:basedOn w:val="a1"/>
    <w:next w:val="a1"/>
    <w:link w:val="affd"/>
    <w:uiPriority w:val="30"/>
    <w:qFormat/>
    <w:rsid w:val="004F038D"/>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sz w:val="24"/>
      <w:lang w:eastAsia="en-US"/>
      <w14:ligatures w14:val="standardContextual"/>
    </w:rPr>
  </w:style>
  <w:style w:type="character" w:customStyle="1" w:styleId="affd">
    <w:name w:val="Выделенная цитата Знак"/>
    <w:basedOn w:val="a2"/>
    <w:link w:val="affc"/>
    <w:uiPriority w:val="30"/>
    <w:rsid w:val="004F038D"/>
    <w:rPr>
      <w:i/>
      <w:iCs/>
      <w:color w:val="2E74B5" w:themeColor="accent1" w:themeShade="BF"/>
      <w:sz w:val="24"/>
      <w:szCs w:val="24"/>
    </w:rPr>
  </w:style>
  <w:style w:type="character" w:styleId="affe">
    <w:name w:val="Intense Reference"/>
    <w:basedOn w:val="a2"/>
    <w:uiPriority w:val="32"/>
    <w:qFormat/>
    <w:rsid w:val="004F038D"/>
    <w:rPr>
      <w:b/>
      <w:bCs/>
      <w:smallCaps/>
      <w:color w:val="2E74B5" w:themeColor="accent1" w:themeShade="BF"/>
      <w:spacing w:val="5"/>
    </w:rPr>
  </w:style>
  <w:style w:type="paragraph" w:customStyle="1" w:styleId="afff">
    <w:name w:val="_Основной текст Регламента"/>
    <w:basedOn w:val="a7"/>
    <w:link w:val="afff0"/>
    <w:qFormat/>
    <w:rsid w:val="004F038D"/>
    <w:pPr>
      <w:spacing w:before="120" w:line="360" w:lineRule="auto"/>
      <w:ind w:firstLine="709"/>
      <w:jc w:val="both"/>
    </w:pPr>
    <w:rPr>
      <w:rFonts w:ascii="Tahoma" w:hAnsi="Tahoma"/>
      <w:szCs w:val="20"/>
    </w:rPr>
  </w:style>
  <w:style w:type="character" w:customStyle="1" w:styleId="afff0">
    <w:name w:val="_Основной текст Регламента Знак"/>
    <w:basedOn w:val="a2"/>
    <w:link w:val="afff"/>
    <w:rsid w:val="004F038D"/>
    <w:rPr>
      <w:rFonts w:ascii="Tahoma" w:eastAsia="Times New Roman" w:hAnsi="Tahoma" w:cs="Times New Roman"/>
      <w:kern w:val="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70365">
      <w:bodyDiv w:val="1"/>
      <w:marLeft w:val="0"/>
      <w:marRight w:val="0"/>
      <w:marTop w:val="0"/>
      <w:marBottom w:val="0"/>
      <w:divBdr>
        <w:top w:val="none" w:sz="0" w:space="0" w:color="auto"/>
        <w:left w:val="none" w:sz="0" w:space="0" w:color="auto"/>
        <w:bottom w:val="none" w:sz="0" w:space="0" w:color="auto"/>
        <w:right w:val="none" w:sz="0" w:space="0" w:color="auto"/>
      </w:divBdr>
    </w:div>
    <w:div w:id="99954555">
      <w:bodyDiv w:val="1"/>
      <w:marLeft w:val="0"/>
      <w:marRight w:val="0"/>
      <w:marTop w:val="0"/>
      <w:marBottom w:val="0"/>
      <w:divBdr>
        <w:top w:val="none" w:sz="0" w:space="0" w:color="auto"/>
        <w:left w:val="none" w:sz="0" w:space="0" w:color="auto"/>
        <w:bottom w:val="none" w:sz="0" w:space="0" w:color="auto"/>
        <w:right w:val="none" w:sz="0" w:space="0" w:color="auto"/>
      </w:divBdr>
    </w:div>
    <w:div w:id="149560901">
      <w:bodyDiv w:val="1"/>
      <w:marLeft w:val="0"/>
      <w:marRight w:val="0"/>
      <w:marTop w:val="0"/>
      <w:marBottom w:val="0"/>
      <w:divBdr>
        <w:top w:val="none" w:sz="0" w:space="0" w:color="auto"/>
        <w:left w:val="none" w:sz="0" w:space="0" w:color="auto"/>
        <w:bottom w:val="none" w:sz="0" w:space="0" w:color="auto"/>
        <w:right w:val="none" w:sz="0" w:space="0" w:color="auto"/>
      </w:divBdr>
    </w:div>
    <w:div w:id="264195585">
      <w:bodyDiv w:val="1"/>
      <w:marLeft w:val="0"/>
      <w:marRight w:val="0"/>
      <w:marTop w:val="0"/>
      <w:marBottom w:val="0"/>
      <w:divBdr>
        <w:top w:val="none" w:sz="0" w:space="0" w:color="auto"/>
        <w:left w:val="none" w:sz="0" w:space="0" w:color="auto"/>
        <w:bottom w:val="none" w:sz="0" w:space="0" w:color="auto"/>
        <w:right w:val="none" w:sz="0" w:space="0" w:color="auto"/>
      </w:divBdr>
    </w:div>
    <w:div w:id="300617307">
      <w:bodyDiv w:val="1"/>
      <w:marLeft w:val="0"/>
      <w:marRight w:val="0"/>
      <w:marTop w:val="0"/>
      <w:marBottom w:val="0"/>
      <w:divBdr>
        <w:top w:val="none" w:sz="0" w:space="0" w:color="auto"/>
        <w:left w:val="none" w:sz="0" w:space="0" w:color="auto"/>
        <w:bottom w:val="none" w:sz="0" w:space="0" w:color="auto"/>
        <w:right w:val="none" w:sz="0" w:space="0" w:color="auto"/>
      </w:divBdr>
    </w:div>
    <w:div w:id="317029559">
      <w:bodyDiv w:val="1"/>
      <w:marLeft w:val="0"/>
      <w:marRight w:val="0"/>
      <w:marTop w:val="0"/>
      <w:marBottom w:val="0"/>
      <w:divBdr>
        <w:top w:val="none" w:sz="0" w:space="0" w:color="auto"/>
        <w:left w:val="none" w:sz="0" w:space="0" w:color="auto"/>
        <w:bottom w:val="none" w:sz="0" w:space="0" w:color="auto"/>
        <w:right w:val="none" w:sz="0" w:space="0" w:color="auto"/>
      </w:divBdr>
    </w:div>
    <w:div w:id="346447443">
      <w:bodyDiv w:val="1"/>
      <w:marLeft w:val="0"/>
      <w:marRight w:val="0"/>
      <w:marTop w:val="0"/>
      <w:marBottom w:val="0"/>
      <w:divBdr>
        <w:top w:val="none" w:sz="0" w:space="0" w:color="auto"/>
        <w:left w:val="none" w:sz="0" w:space="0" w:color="auto"/>
        <w:bottom w:val="none" w:sz="0" w:space="0" w:color="auto"/>
        <w:right w:val="none" w:sz="0" w:space="0" w:color="auto"/>
      </w:divBdr>
    </w:div>
    <w:div w:id="360788241">
      <w:bodyDiv w:val="1"/>
      <w:marLeft w:val="0"/>
      <w:marRight w:val="0"/>
      <w:marTop w:val="0"/>
      <w:marBottom w:val="0"/>
      <w:divBdr>
        <w:top w:val="none" w:sz="0" w:space="0" w:color="auto"/>
        <w:left w:val="none" w:sz="0" w:space="0" w:color="auto"/>
        <w:bottom w:val="none" w:sz="0" w:space="0" w:color="auto"/>
        <w:right w:val="none" w:sz="0" w:space="0" w:color="auto"/>
      </w:divBdr>
    </w:div>
    <w:div w:id="368529497">
      <w:bodyDiv w:val="1"/>
      <w:marLeft w:val="0"/>
      <w:marRight w:val="0"/>
      <w:marTop w:val="0"/>
      <w:marBottom w:val="0"/>
      <w:divBdr>
        <w:top w:val="none" w:sz="0" w:space="0" w:color="auto"/>
        <w:left w:val="none" w:sz="0" w:space="0" w:color="auto"/>
        <w:bottom w:val="none" w:sz="0" w:space="0" w:color="auto"/>
        <w:right w:val="none" w:sz="0" w:space="0" w:color="auto"/>
      </w:divBdr>
    </w:div>
    <w:div w:id="400560095">
      <w:bodyDiv w:val="1"/>
      <w:marLeft w:val="0"/>
      <w:marRight w:val="0"/>
      <w:marTop w:val="0"/>
      <w:marBottom w:val="0"/>
      <w:divBdr>
        <w:top w:val="none" w:sz="0" w:space="0" w:color="auto"/>
        <w:left w:val="none" w:sz="0" w:space="0" w:color="auto"/>
        <w:bottom w:val="none" w:sz="0" w:space="0" w:color="auto"/>
        <w:right w:val="none" w:sz="0" w:space="0" w:color="auto"/>
      </w:divBdr>
    </w:div>
    <w:div w:id="603880189">
      <w:bodyDiv w:val="1"/>
      <w:marLeft w:val="0"/>
      <w:marRight w:val="0"/>
      <w:marTop w:val="0"/>
      <w:marBottom w:val="0"/>
      <w:divBdr>
        <w:top w:val="none" w:sz="0" w:space="0" w:color="auto"/>
        <w:left w:val="none" w:sz="0" w:space="0" w:color="auto"/>
        <w:bottom w:val="none" w:sz="0" w:space="0" w:color="auto"/>
        <w:right w:val="none" w:sz="0" w:space="0" w:color="auto"/>
      </w:divBdr>
    </w:div>
    <w:div w:id="630987607">
      <w:bodyDiv w:val="1"/>
      <w:marLeft w:val="0"/>
      <w:marRight w:val="0"/>
      <w:marTop w:val="0"/>
      <w:marBottom w:val="0"/>
      <w:divBdr>
        <w:top w:val="none" w:sz="0" w:space="0" w:color="auto"/>
        <w:left w:val="none" w:sz="0" w:space="0" w:color="auto"/>
        <w:bottom w:val="none" w:sz="0" w:space="0" w:color="auto"/>
        <w:right w:val="none" w:sz="0" w:space="0" w:color="auto"/>
      </w:divBdr>
    </w:div>
    <w:div w:id="728574739">
      <w:bodyDiv w:val="1"/>
      <w:marLeft w:val="0"/>
      <w:marRight w:val="0"/>
      <w:marTop w:val="0"/>
      <w:marBottom w:val="0"/>
      <w:divBdr>
        <w:top w:val="none" w:sz="0" w:space="0" w:color="auto"/>
        <w:left w:val="none" w:sz="0" w:space="0" w:color="auto"/>
        <w:bottom w:val="none" w:sz="0" w:space="0" w:color="auto"/>
        <w:right w:val="none" w:sz="0" w:space="0" w:color="auto"/>
      </w:divBdr>
    </w:div>
    <w:div w:id="802046041">
      <w:bodyDiv w:val="1"/>
      <w:marLeft w:val="0"/>
      <w:marRight w:val="0"/>
      <w:marTop w:val="0"/>
      <w:marBottom w:val="0"/>
      <w:divBdr>
        <w:top w:val="none" w:sz="0" w:space="0" w:color="auto"/>
        <w:left w:val="none" w:sz="0" w:space="0" w:color="auto"/>
        <w:bottom w:val="none" w:sz="0" w:space="0" w:color="auto"/>
        <w:right w:val="none" w:sz="0" w:space="0" w:color="auto"/>
      </w:divBdr>
    </w:div>
    <w:div w:id="832138756">
      <w:bodyDiv w:val="1"/>
      <w:marLeft w:val="0"/>
      <w:marRight w:val="0"/>
      <w:marTop w:val="0"/>
      <w:marBottom w:val="0"/>
      <w:divBdr>
        <w:top w:val="none" w:sz="0" w:space="0" w:color="auto"/>
        <w:left w:val="none" w:sz="0" w:space="0" w:color="auto"/>
        <w:bottom w:val="none" w:sz="0" w:space="0" w:color="auto"/>
        <w:right w:val="none" w:sz="0" w:space="0" w:color="auto"/>
      </w:divBdr>
    </w:div>
    <w:div w:id="845554252">
      <w:bodyDiv w:val="1"/>
      <w:marLeft w:val="0"/>
      <w:marRight w:val="0"/>
      <w:marTop w:val="0"/>
      <w:marBottom w:val="0"/>
      <w:divBdr>
        <w:top w:val="none" w:sz="0" w:space="0" w:color="auto"/>
        <w:left w:val="none" w:sz="0" w:space="0" w:color="auto"/>
        <w:bottom w:val="none" w:sz="0" w:space="0" w:color="auto"/>
        <w:right w:val="none" w:sz="0" w:space="0" w:color="auto"/>
      </w:divBdr>
    </w:div>
    <w:div w:id="868879449">
      <w:bodyDiv w:val="1"/>
      <w:marLeft w:val="0"/>
      <w:marRight w:val="0"/>
      <w:marTop w:val="0"/>
      <w:marBottom w:val="0"/>
      <w:divBdr>
        <w:top w:val="none" w:sz="0" w:space="0" w:color="auto"/>
        <w:left w:val="none" w:sz="0" w:space="0" w:color="auto"/>
        <w:bottom w:val="none" w:sz="0" w:space="0" w:color="auto"/>
        <w:right w:val="none" w:sz="0" w:space="0" w:color="auto"/>
      </w:divBdr>
    </w:div>
    <w:div w:id="939921487">
      <w:bodyDiv w:val="1"/>
      <w:marLeft w:val="0"/>
      <w:marRight w:val="0"/>
      <w:marTop w:val="0"/>
      <w:marBottom w:val="0"/>
      <w:divBdr>
        <w:top w:val="none" w:sz="0" w:space="0" w:color="auto"/>
        <w:left w:val="none" w:sz="0" w:space="0" w:color="auto"/>
        <w:bottom w:val="none" w:sz="0" w:space="0" w:color="auto"/>
        <w:right w:val="none" w:sz="0" w:space="0" w:color="auto"/>
      </w:divBdr>
    </w:div>
    <w:div w:id="1005666792">
      <w:bodyDiv w:val="1"/>
      <w:marLeft w:val="0"/>
      <w:marRight w:val="0"/>
      <w:marTop w:val="0"/>
      <w:marBottom w:val="0"/>
      <w:divBdr>
        <w:top w:val="none" w:sz="0" w:space="0" w:color="auto"/>
        <w:left w:val="none" w:sz="0" w:space="0" w:color="auto"/>
        <w:bottom w:val="none" w:sz="0" w:space="0" w:color="auto"/>
        <w:right w:val="none" w:sz="0" w:space="0" w:color="auto"/>
      </w:divBdr>
    </w:div>
    <w:div w:id="1052967868">
      <w:bodyDiv w:val="1"/>
      <w:marLeft w:val="0"/>
      <w:marRight w:val="0"/>
      <w:marTop w:val="0"/>
      <w:marBottom w:val="0"/>
      <w:divBdr>
        <w:top w:val="none" w:sz="0" w:space="0" w:color="auto"/>
        <w:left w:val="none" w:sz="0" w:space="0" w:color="auto"/>
        <w:bottom w:val="none" w:sz="0" w:space="0" w:color="auto"/>
        <w:right w:val="none" w:sz="0" w:space="0" w:color="auto"/>
      </w:divBdr>
    </w:div>
    <w:div w:id="1140614340">
      <w:bodyDiv w:val="1"/>
      <w:marLeft w:val="0"/>
      <w:marRight w:val="0"/>
      <w:marTop w:val="0"/>
      <w:marBottom w:val="0"/>
      <w:divBdr>
        <w:top w:val="none" w:sz="0" w:space="0" w:color="auto"/>
        <w:left w:val="none" w:sz="0" w:space="0" w:color="auto"/>
        <w:bottom w:val="none" w:sz="0" w:space="0" w:color="auto"/>
        <w:right w:val="none" w:sz="0" w:space="0" w:color="auto"/>
      </w:divBdr>
    </w:div>
    <w:div w:id="1151554179">
      <w:bodyDiv w:val="1"/>
      <w:marLeft w:val="0"/>
      <w:marRight w:val="0"/>
      <w:marTop w:val="0"/>
      <w:marBottom w:val="0"/>
      <w:divBdr>
        <w:top w:val="none" w:sz="0" w:space="0" w:color="auto"/>
        <w:left w:val="none" w:sz="0" w:space="0" w:color="auto"/>
        <w:bottom w:val="none" w:sz="0" w:space="0" w:color="auto"/>
        <w:right w:val="none" w:sz="0" w:space="0" w:color="auto"/>
      </w:divBdr>
    </w:div>
    <w:div w:id="1166476524">
      <w:bodyDiv w:val="1"/>
      <w:marLeft w:val="0"/>
      <w:marRight w:val="0"/>
      <w:marTop w:val="0"/>
      <w:marBottom w:val="0"/>
      <w:divBdr>
        <w:top w:val="none" w:sz="0" w:space="0" w:color="auto"/>
        <w:left w:val="none" w:sz="0" w:space="0" w:color="auto"/>
        <w:bottom w:val="none" w:sz="0" w:space="0" w:color="auto"/>
        <w:right w:val="none" w:sz="0" w:space="0" w:color="auto"/>
      </w:divBdr>
    </w:div>
    <w:div w:id="1180655296">
      <w:bodyDiv w:val="1"/>
      <w:marLeft w:val="0"/>
      <w:marRight w:val="0"/>
      <w:marTop w:val="0"/>
      <w:marBottom w:val="0"/>
      <w:divBdr>
        <w:top w:val="none" w:sz="0" w:space="0" w:color="auto"/>
        <w:left w:val="none" w:sz="0" w:space="0" w:color="auto"/>
        <w:bottom w:val="none" w:sz="0" w:space="0" w:color="auto"/>
        <w:right w:val="none" w:sz="0" w:space="0" w:color="auto"/>
      </w:divBdr>
    </w:div>
    <w:div w:id="1282882306">
      <w:bodyDiv w:val="1"/>
      <w:marLeft w:val="0"/>
      <w:marRight w:val="0"/>
      <w:marTop w:val="0"/>
      <w:marBottom w:val="0"/>
      <w:divBdr>
        <w:top w:val="none" w:sz="0" w:space="0" w:color="auto"/>
        <w:left w:val="none" w:sz="0" w:space="0" w:color="auto"/>
        <w:bottom w:val="none" w:sz="0" w:space="0" w:color="auto"/>
        <w:right w:val="none" w:sz="0" w:space="0" w:color="auto"/>
      </w:divBdr>
    </w:div>
    <w:div w:id="1382943146">
      <w:bodyDiv w:val="1"/>
      <w:marLeft w:val="0"/>
      <w:marRight w:val="0"/>
      <w:marTop w:val="0"/>
      <w:marBottom w:val="0"/>
      <w:divBdr>
        <w:top w:val="none" w:sz="0" w:space="0" w:color="auto"/>
        <w:left w:val="none" w:sz="0" w:space="0" w:color="auto"/>
        <w:bottom w:val="none" w:sz="0" w:space="0" w:color="auto"/>
        <w:right w:val="none" w:sz="0" w:space="0" w:color="auto"/>
      </w:divBdr>
    </w:div>
    <w:div w:id="1399280138">
      <w:bodyDiv w:val="1"/>
      <w:marLeft w:val="0"/>
      <w:marRight w:val="0"/>
      <w:marTop w:val="0"/>
      <w:marBottom w:val="0"/>
      <w:divBdr>
        <w:top w:val="none" w:sz="0" w:space="0" w:color="auto"/>
        <w:left w:val="none" w:sz="0" w:space="0" w:color="auto"/>
        <w:bottom w:val="none" w:sz="0" w:space="0" w:color="auto"/>
        <w:right w:val="none" w:sz="0" w:space="0" w:color="auto"/>
      </w:divBdr>
    </w:div>
    <w:div w:id="1418749313">
      <w:bodyDiv w:val="1"/>
      <w:marLeft w:val="0"/>
      <w:marRight w:val="0"/>
      <w:marTop w:val="0"/>
      <w:marBottom w:val="0"/>
      <w:divBdr>
        <w:top w:val="none" w:sz="0" w:space="0" w:color="auto"/>
        <w:left w:val="none" w:sz="0" w:space="0" w:color="auto"/>
        <w:bottom w:val="none" w:sz="0" w:space="0" w:color="auto"/>
        <w:right w:val="none" w:sz="0" w:space="0" w:color="auto"/>
      </w:divBdr>
    </w:div>
    <w:div w:id="1500198276">
      <w:bodyDiv w:val="1"/>
      <w:marLeft w:val="0"/>
      <w:marRight w:val="0"/>
      <w:marTop w:val="0"/>
      <w:marBottom w:val="0"/>
      <w:divBdr>
        <w:top w:val="none" w:sz="0" w:space="0" w:color="auto"/>
        <w:left w:val="none" w:sz="0" w:space="0" w:color="auto"/>
        <w:bottom w:val="none" w:sz="0" w:space="0" w:color="auto"/>
        <w:right w:val="none" w:sz="0" w:space="0" w:color="auto"/>
      </w:divBdr>
    </w:div>
    <w:div w:id="1500583807">
      <w:bodyDiv w:val="1"/>
      <w:marLeft w:val="0"/>
      <w:marRight w:val="0"/>
      <w:marTop w:val="0"/>
      <w:marBottom w:val="0"/>
      <w:divBdr>
        <w:top w:val="none" w:sz="0" w:space="0" w:color="auto"/>
        <w:left w:val="none" w:sz="0" w:space="0" w:color="auto"/>
        <w:bottom w:val="none" w:sz="0" w:space="0" w:color="auto"/>
        <w:right w:val="none" w:sz="0" w:space="0" w:color="auto"/>
      </w:divBdr>
    </w:div>
    <w:div w:id="1558931580">
      <w:bodyDiv w:val="1"/>
      <w:marLeft w:val="0"/>
      <w:marRight w:val="0"/>
      <w:marTop w:val="0"/>
      <w:marBottom w:val="0"/>
      <w:divBdr>
        <w:top w:val="none" w:sz="0" w:space="0" w:color="auto"/>
        <w:left w:val="none" w:sz="0" w:space="0" w:color="auto"/>
        <w:bottom w:val="none" w:sz="0" w:space="0" w:color="auto"/>
        <w:right w:val="none" w:sz="0" w:space="0" w:color="auto"/>
      </w:divBdr>
    </w:div>
    <w:div w:id="1655991295">
      <w:bodyDiv w:val="1"/>
      <w:marLeft w:val="0"/>
      <w:marRight w:val="0"/>
      <w:marTop w:val="0"/>
      <w:marBottom w:val="0"/>
      <w:divBdr>
        <w:top w:val="none" w:sz="0" w:space="0" w:color="auto"/>
        <w:left w:val="none" w:sz="0" w:space="0" w:color="auto"/>
        <w:bottom w:val="none" w:sz="0" w:space="0" w:color="auto"/>
        <w:right w:val="none" w:sz="0" w:space="0" w:color="auto"/>
      </w:divBdr>
    </w:div>
    <w:div w:id="1711225832">
      <w:bodyDiv w:val="1"/>
      <w:marLeft w:val="0"/>
      <w:marRight w:val="0"/>
      <w:marTop w:val="0"/>
      <w:marBottom w:val="0"/>
      <w:divBdr>
        <w:top w:val="none" w:sz="0" w:space="0" w:color="auto"/>
        <w:left w:val="none" w:sz="0" w:space="0" w:color="auto"/>
        <w:bottom w:val="none" w:sz="0" w:space="0" w:color="auto"/>
        <w:right w:val="none" w:sz="0" w:space="0" w:color="auto"/>
      </w:divBdr>
      <w:divsChild>
        <w:div w:id="168643438">
          <w:marLeft w:val="0"/>
          <w:marRight w:val="0"/>
          <w:marTop w:val="0"/>
          <w:marBottom w:val="0"/>
          <w:divBdr>
            <w:top w:val="none" w:sz="0" w:space="0" w:color="auto"/>
            <w:left w:val="none" w:sz="0" w:space="0" w:color="auto"/>
            <w:bottom w:val="none" w:sz="0" w:space="0" w:color="auto"/>
            <w:right w:val="none" w:sz="0" w:space="0" w:color="auto"/>
          </w:divBdr>
          <w:divsChild>
            <w:div w:id="1847985255">
              <w:marLeft w:val="0"/>
              <w:marRight w:val="0"/>
              <w:marTop w:val="0"/>
              <w:marBottom w:val="0"/>
              <w:divBdr>
                <w:top w:val="none" w:sz="0" w:space="0" w:color="auto"/>
                <w:left w:val="none" w:sz="0" w:space="0" w:color="auto"/>
                <w:bottom w:val="none" w:sz="0" w:space="0" w:color="auto"/>
                <w:right w:val="none" w:sz="0" w:space="0" w:color="auto"/>
              </w:divBdr>
            </w:div>
            <w:div w:id="1358770780">
              <w:marLeft w:val="0"/>
              <w:marRight w:val="0"/>
              <w:marTop w:val="0"/>
              <w:marBottom w:val="0"/>
              <w:divBdr>
                <w:top w:val="none" w:sz="0" w:space="0" w:color="auto"/>
                <w:left w:val="none" w:sz="0" w:space="0" w:color="auto"/>
                <w:bottom w:val="none" w:sz="0" w:space="0" w:color="auto"/>
                <w:right w:val="none" w:sz="0" w:space="0" w:color="auto"/>
              </w:divBdr>
              <w:divsChild>
                <w:div w:id="1381980448">
                  <w:marLeft w:val="0"/>
                  <w:marRight w:val="0"/>
                  <w:marTop w:val="0"/>
                  <w:marBottom w:val="0"/>
                  <w:divBdr>
                    <w:top w:val="none" w:sz="0" w:space="0" w:color="auto"/>
                    <w:left w:val="none" w:sz="0" w:space="0" w:color="auto"/>
                    <w:bottom w:val="none" w:sz="0" w:space="0" w:color="auto"/>
                    <w:right w:val="none" w:sz="0" w:space="0" w:color="auto"/>
                  </w:divBdr>
                  <w:divsChild>
                    <w:div w:id="1977024884">
                      <w:marLeft w:val="0"/>
                      <w:marRight w:val="0"/>
                      <w:marTop w:val="0"/>
                      <w:marBottom w:val="0"/>
                      <w:divBdr>
                        <w:top w:val="none" w:sz="0" w:space="0" w:color="auto"/>
                        <w:left w:val="none" w:sz="0" w:space="0" w:color="auto"/>
                        <w:bottom w:val="none" w:sz="0" w:space="0" w:color="auto"/>
                        <w:right w:val="none" w:sz="0" w:space="0" w:color="auto"/>
                      </w:divBdr>
                      <w:divsChild>
                        <w:div w:id="206891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649914">
      <w:bodyDiv w:val="1"/>
      <w:marLeft w:val="0"/>
      <w:marRight w:val="0"/>
      <w:marTop w:val="0"/>
      <w:marBottom w:val="0"/>
      <w:divBdr>
        <w:top w:val="none" w:sz="0" w:space="0" w:color="auto"/>
        <w:left w:val="none" w:sz="0" w:space="0" w:color="auto"/>
        <w:bottom w:val="none" w:sz="0" w:space="0" w:color="auto"/>
        <w:right w:val="none" w:sz="0" w:space="0" w:color="auto"/>
      </w:divBdr>
    </w:div>
    <w:div w:id="1759980233">
      <w:bodyDiv w:val="1"/>
      <w:marLeft w:val="0"/>
      <w:marRight w:val="0"/>
      <w:marTop w:val="0"/>
      <w:marBottom w:val="0"/>
      <w:divBdr>
        <w:top w:val="none" w:sz="0" w:space="0" w:color="auto"/>
        <w:left w:val="none" w:sz="0" w:space="0" w:color="auto"/>
        <w:bottom w:val="none" w:sz="0" w:space="0" w:color="auto"/>
        <w:right w:val="none" w:sz="0" w:space="0" w:color="auto"/>
      </w:divBdr>
    </w:div>
    <w:div w:id="1807821982">
      <w:bodyDiv w:val="1"/>
      <w:marLeft w:val="0"/>
      <w:marRight w:val="0"/>
      <w:marTop w:val="0"/>
      <w:marBottom w:val="0"/>
      <w:divBdr>
        <w:top w:val="none" w:sz="0" w:space="0" w:color="auto"/>
        <w:left w:val="none" w:sz="0" w:space="0" w:color="auto"/>
        <w:bottom w:val="none" w:sz="0" w:space="0" w:color="auto"/>
        <w:right w:val="none" w:sz="0" w:space="0" w:color="auto"/>
      </w:divBdr>
    </w:div>
    <w:div w:id="1867907385">
      <w:bodyDiv w:val="1"/>
      <w:marLeft w:val="0"/>
      <w:marRight w:val="0"/>
      <w:marTop w:val="0"/>
      <w:marBottom w:val="0"/>
      <w:divBdr>
        <w:top w:val="none" w:sz="0" w:space="0" w:color="auto"/>
        <w:left w:val="none" w:sz="0" w:space="0" w:color="auto"/>
        <w:bottom w:val="none" w:sz="0" w:space="0" w:color="auto"/>
        <w:right w:val="none" w:sz="0" w:space="0" w:color="auto"/>
      </w:divBdr>
    </w:div>
    <w:div w:id="1919830070">
      <w:bodyDiv w:val="1"/>
      <w:marLeft w:val="0"/>
      <w:marRight w:val="0"/>
      <w:marTop w:val="0"/>
      <w:marBottom w:val="0"/>
      <w:divBdr>
        <w:top w:val="none" w:sz="0" w:space="0" w:color="auto"/>
        <w:left w:val="none" w:sz="0" w:space="0" w:color="auto"/>
        <w:bottom w:val="none" w:sz="0" w:space="0" w:color="auto"/>
        <w:right w:val="none" w:sz="0" w:space="0" w:color="auto"/>
      </w:divBdr>
    </w:div>
    <w:div w:id="1950962762">
      <w:bodyDiv w:val="1"/>
      <w:marLeft w:val="0"/>
      <w:marRight w:val="0"/>
      <w:marTop w:val="0"/>
      <w:marBottom w:val="0"/>
      <w:divBdr>
        <w:top w:val="none" w:sz="0" w:space="0" w:color="auto"/>
        <w:left w:val="none" w:sz="0" w:space="0" w:color="auto"/>
        <w:bottom w:val="none" w:sz="0" w:space="0" w:color="auto"/>
        <w:right w:val="none" w:sz="0" w:space="0" w:color="auto"/>
      </w:divBdr>
    </w:div>
    <w:div w:id="1981108009">
      <w:bodyDiv w:val="1"/>
      <w:marLeft w:val="0"/>
      <w:marRight w:val="0"/>
      <w:marTop w:val="0"/>
      <w:marBottom w:val="0"/>
      <w:divBdr>
        <w:top w:val="none" w:sz="0" w:space="0" w:color="auto"/>
        <w:left w:val="none" w:sz="0" w:space="0" w:color="auto"/>
        <w:bottom w:val="none" w:sz="0" w:space="0" w:color="auto"/>
        <w:right w:val="none" w:sz="0" w:space="0" w:color="auto"/>
      </w:divBdr>
    </w:div>
    <w:div w:id="2048068574">
      <w:bodyDiv w:val="1"/>
      <w:marLeft w:val="0"/>
      <w:marRight w:val="0"/>
      <w:marTop w:val="0"/>
      <w:marBottom w:val="0"/>
      <w:divBdr>
        <w:top w:val="none" w:sz="0" w:space="0" w:color="auto"/>
        <w:left w:val="none" w:sz="0" w:space="0" w:color="auto"/>
        <w:bottom w:val="none" w:sz="0" w:space="0" w:color="auto"/>
        <w:right w:val="none" w:sz="0" w:space="0" w:color="auto"/>
      </w:divBdr>
    </w:div>
    <w:div w:id="2055805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5BADC-25E6-4874-8E90-98FDD1DD4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1671</TotalTime>
  <Pages>17</Pages>
  <Words>4240</Words>
  <Characters>24172</Characters>
  <Application>Microsoft Office Word</Application>
  <DocSecurity>0</DocSecurity>
  <Lines>201</Lines>
  <Paragraphs>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Стандарт классификации</vt:lpstr>
      <vt:lpstr>Отчёт об обследовании</vt:lpstr>
    </vt:vector>
  </TitlesOfParts>
  <Company/>
  <LinksUpToDate>false</LinksUpToDate>
  <CharactersWithSpaces>28356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Стандарт классификации</dc:title>
  <dc:subject>Стандарт классификации справочника Номенклатура для ООО «Горнорудный Майнинг»</dc:subject>
  <dc:creator>Калинина Наталья Владимировна</dc:creator>
  <cp:keywords>1.0</cp:keywords>
  <cp:lastModifiedBy>Пользователь</cp:lastModifiedBy>
  <cp:revision>432</cp:revision>
  <cp:lastPrinted>2024-02-01T09:19:00Z</cp:lastPrinted>
  <dcterms:created xsi:type="dcterms:W3CDTF">2025-09-08T07:39:00Z</dcterms:created>
  <dcterms:modified xsi:type="dcterms:W3CDTF">2025-10-27T08:20:00Z</dcterms:modified>
</cp:coreProperties>
</file>